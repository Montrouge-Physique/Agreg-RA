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549" w:rsidRDefault="00780A8A">
      <w:pPr>
        <w:widowControl w:val="0"/>
        <w:shd w:val="clear" w:color="auto" w:fill="E5E5E5"/>
        <w:tabs>
          <w:tab w:val="left" w:pos="560"/>
          <w:tab w:val="left" w:pos="1120"/>
          <w:tab w:val="left" w:pos="6220"/>
          <w:tab w:val="right" w:pos="8460"/>
        </w:tabs>
        <w:spacing w:before="240"/>
        <w:jc w:val="both"/>
      </w:pPr>
      <w:r>
        <w:rPr>
          <w:rFonts w:ascii="Calibri" w:eastAsia="Calibri" w:hAnsi="Calibri" w:cs="Calibri"/>
          <w:b/>
        </w:rPr>
        <w:t>Titre</w:t>
      </w:r>
      <w:r>
        <w:rPr>
          <w:rFonts w:ascii="Calibri" w:eastAsia="Calibri" w:hAnsi="Calibri" w:cs="Calibri"/>
        </w:rPr>
        <w:t> : Microscopies optiques</w:t>
      </w:r>
    </w:p>
    <w:p w:rsidR="00E93549" w:rsidRDefault="00780A8A">
      <w:pPr>
        <w:widowControl w:val="0"/>
        <w:shd w:val="clear" w:color="auto" w:fill="E5E5E5"/>
        <w:tabs>
          <w:tab w:val="left" w:pos="560"/>
          <w:tab w:val="left" w:pos="1120"/>
          <w:tab w:val="left" w:pos="4520"/>
          <w:tab w:val="right" w:pos="8460"/>
        </w:tabs>
        <w:spacing w:before="240"/>
        <w:jc w:val="both"/>
      </w:pPr>
      <w:r>
        <w:rPr>
          <w:rFonts w:ascii="Calibri" w:eastAsia="Calibri" w:hAnsi="Calibri" w:cs="Calibri"/>
          <w:b/>
        </w:rPr>
        <w:t>Présentée par</w:t>
      </w:r>
      <w:r>
        <w:rPr>
          <w:rFonts w:ascii="Calibri" w:eastAsia="Calibri" w:hAnsi="Calibri" w:cs="Calibri"/>
        </w:rPr>
        <w:t xml:space="preserve"> : Anna </w:t>
      </w:r>
      <w:proofErr w:type="spellStart"/>
      <w:r>
        <w:rPr>
          <w:rFonts w:ascii="Calibri" w:eastAsia="Calibri" w:hAnsi="Calibri" w:cs="Calibri"/>
        </w:rPr>
        <w:t>Wils</w:t>
      </w:r>
      <w:proofErr w:type="spellEnd"/>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b/>
        </w:rPr>
        <w:t>Rapport écrit par</w:t>
      </w:r>
      <w:r>
        <w:rPr>
          <w:rFonts w:ascii="Calibri" w:eastAsia="Calibri" w:hAnsi="Calibri" w:cs="Calibri"/>
        </w:rPr>
        <w:t xml:space="preserve"> : Basile </w:t>
      </w:r>
      <w:proofErr w:type="spellStart"/>
      <w:r>
        <w:rPr>
          <w:rFonts w:ascii="Calibri" w:eastAsia="Calibri" w:hAnsi="Calibri" w:cs="Calibri"/>
        </w:rPr>
        <w:t>Poujol</w:t>
      </w:r>
      <w:proofErr w:type="spellEnd"/>
    </w:p>
    <w:p w:rsidR="00E93549" w:rsidRDefault="00780A8A">
      <w:pPr>
        <w:widowControl w:val="0"/>
        <w:shd w:val="clear" w:color="auto" w:fill="E5E5E5"/>
        <w:tabs>
          <w:tab w:val="left" w:pos="560"/>
          <w:tab w:val="left" w:pos="1120"/>
          <w:tab w:val="left" w:pos="6220"/>
          <w:tab w:val="right" w:pos="8460"/>
        </w:tabs>
        <w:spacing w:before="240"/>
        <w:jc w:val="both"/>
      </w:pPr>
      <w:r>
        <w:rPr>
          <w:rFonts w:ascii="Calibri" w:eastAsia="Calibri" w:hAnsi="Calibri" w:cs="Calibri"/>
          <w:b/>
        </w:rPr>
        <w:t>Correcteur</w:t>
      </w:r>
      <w:r>
        <w:rPr>
          <w:rFonts w:ascii="Calibri" w:eastAsia="Calibri" w:hAnsi="Calibri" w:cs="Calibri"/>
        </w:rPr>
        <w:t xml:space="preserve"> : Agnès Maître </w:t>
      </w:r>
      <w:r>
        <w:rPr>
          <w:rFonts w:ascii="Calibri" w:eastAsia="Calibri" w:hAnsi="Calibri" w:cs="Calibri"/>
        </w:rPr>
        <w:tab/>
      </w:r>
      <w:r>
        <w:rPr>
          <w:rFonts w:ascii="Calibri" w:eastAsia="Calibri" w:hAnsi="Calibri" w:cs="Calibri"/>
          <w:b/>
        </w:rPr>
        <w:t>Date</w:t>
      </w:r>
      <w:r>
        <w:rPr>
          <w:rFonts w:ascii="Calibri" w:eastAsia="Calibri" w:hAnsi="Calibri" w:cs="Calibri"/>
        </w:rPr>
        <w:t xml:space="preserve"> : 4 novembre 2020</w:t>
      </w:r>
    </w:p>
    <w:p w:rsidR="00E93549" w:rsidRDefault="00E93549">
      <w:pPr>
        <w:tabs>
          <w:tab w:val="left" w:pos="7360"/>
        </w:tabs>
        <w:spacing w:before="120"/>
        <w:jc w:val="center"/>
        <w:rPr>
          <w:rFonts w:ascii="Calibri" w:eastAsia="Calibri" w:hAnsi="Calibri" w:cs="Calibri"/>
          <w:b/>
          <w:sz w:val="28"/>
          <w:szCs w:val="28"/>
        </w:rPr>
      </w:pPr>
    </w:p>
    <w:tbl>
      <w:tblPr>
        <w:tblStyle w:val="a"/>
        <w:tblW w:w="9646" w:type="dxa"/>
        <w:tblInd w:w="-20" w:type="dxa"/>
        <w:tblLayout w:type="fixed"/>
        <w:tblLook w:val="0000" w:firstRow="0" w:lastRow="0" w:firstColumn="0" w:lastColumn="0" w:noHBand="0" w:noVBand="0"/>
      </w:tblPr>
      <w:tblGrid>
        <w:gridCol w:w="5324"/>
        <w:gridCol w:w="2550"/>
        <w:gridCol w:w="1772"/>
      </w:tblGrid>
      <w:tr w:rsidR="00E93549">
        <w:tc>
          <w:tcPr>
            <w:tcW w:w="9646" w:type="dxa"/>
            <w:gridSpan w:val="3"/>
            <w:tcBorders>
              <w:top w:val="single" w:sz="4" w:space="0" w:color="000000"/>
              <w:left w:val="single" w:sz="4" w:space="0" w:color="000000"/>
              <w:bottom w:val="single" w:sz="4" w:space="0" w:color="000000"/>
              <w:right w:val="single" w:sz="4" w:space="0" w:color="000000"/>
            </w:tcBorders>
            <w:shd w:val="clear" w:color="auto" w:fill="CCCCCC"/>
          </w:tcPr>
          <w:p w:rsidR="00E93549" w:rsidRDefault="00780A8A">
            <w:pPr>
              <w:tabs>
                <w:tab w:val="left" w:pos="560"/>
                <w:tab w:val="left" w:pos="1120"/>
              </w:tabs>
              <w:spacing w:before="120" w:after="120"/>
              <w:jc w:val="center"/>
              <w:rPr>
                <w:rFonts w:ascii="Calibri" w:eastAsia="Calibri" w:hAnsi="Calibri" w:cs="Calibri"/>
                <w:b/>
              </w:rPr>
            </w:pPr>
            <w:r>
              <w:rPr>
                <w:rFonts w:ascii="Calibri" w:eastAsia="Calibri" w:hAnsi="Calibri" w:cs="Calibri"/>
                <w:b/>
              </w:rPr>
              <w:t xml:space="preserve">Bibliographie </w:t>
            </w:r>
          </w:p>
        </w:tc>
      </w:tr>
      <w:tr w:rsidR="00E93549">
        <w:tc>
          <w:tcPr>
            <w:tcW w:w="5324" w:type="dxa"/>
            <w:tcBorders>
              <w:top w:val="single" w:sz="4" w:space="0" w:color="000000"/>
              <w:left w:val="single" w:sz="4" w:space="0" w:color="000000"/>
              <w:bottom w:val="single" w:sz="4" w:space="0" w:color="000000"/>
            </w:tcBorders>
          </w:tcPr>
          <w:p w:rsidR="00E93549" w:rsidRDefault="00780A8A">
            <w:pPr>
              <w:tabs>
                <w:tab w:val="left" w:pos="560"/>
                <w:tab w:val="left" w:pos="1120"/>
              </w:tabs>
              <w:spacing w:before="120"/>
              <w:jc w:val="center"/>
              <w:rPr>
                <w:rFonts w:ascii="Calibri" w:eastAsia="Calibri" w:hAnsi="Calibri" w:cs="Calibri"/>
                <w:b/>
              </w:rPr>
            </w:pPr>
            <w:r>
              <w:rPr>
                <w:rFonts w:ascii="Calibri" w:eastAsia="Calibri" w:hAnsi="Calibri" w:cs="Calibri"/>
                <w:b/>
              </w:rPr>
              <w:t>Titre</w:t>
            </w:r>
          </w:p>
        </w:tc>
        <w:tc>
          <w:tcPr>
            <w:tcW w:w="2550" w:type="dxa"/>
            <w:tcBorders>
              <w:top w:val="single" w:sz="4" w:space="0" w:color="000000"/>
              <w:left w:val="single" w:sz="4" w:space="0" w:color="000000"/>
              <w:bottom w:val="single" w:sz="4" w:space="0" w:color="000000"/>
            </w:tcBorders>
          </w:tcPr>
          <w:p w:rsidR="00E93549" w:rsidRDefault="00780A8A">
            <w:pPr>
              <w:tabs>
                <w:tab w:val="left" w:pos="560"/>
                <w:tab w:val="left" w:pos="1120"/>
              </w:tabs>
              <w:spacing w:before="120"/>
              <w:jc w:val="center"/>
              <w:rPr>
                <w:rFonts w:ascii="Calibri" w:eastAsia="Calibri" w:hAnsi="Calibri" w:cs="Calibri"/>
                <w:b/>
              </w:rPr>
            </w:pPr>
            <w:r>
              <w:rPr>
                <w:rFonts w:ascii="Calibri" w:eastAsia="Calibri" w:hAnsi="Calibri" w:cs="Calibri"/>
                <w:b/>
              </w:rPr>
              <w:t>Auteurs</w:t>
            </w:r>
          </w:p>
        </w:tc>
        <w:tc>
          <w:tcPr>
            <w:tcW w:w="1772" w:type="dxa"/>
            <w:tcBorders>
              <w:top w:val="single" w:sz="4" w:space="0" w:color="000000"/>
              <w:left w:val="single" w:sz="4" w:space="0" w:color="000000"/>
              <w:bottom w:val="single" w:sz="4" w:space="0" w:color="000000"/>
              <w:right w:val="single" w:sz="4" w:space="0" w:color="000000"/>
            </w:tcBorders>
          </w:tcPr>
          <w:p w:rsidR="00E93549" w:rsidRDefault="00780A8A">
            <w:pPr>
              <w:tabs>
                <w:tab w:val="left" w:pos="560"/>
                <w:tab w:val="left" w:pos="1120"/>
              </w:tabs>
              <w:spacing w:before="120"/>
              <w:jc w:val="center"/>
              <w:rPr>
                <w:rFonts w:ascii="Calibri" w:eastAsia="Calibri" w:hAnsi="Calibri" w:cs="Calibri"/>
                <w:b/>
              </w:rPr>
            </w:pPr>
            <w:r>
              <w:rPr>
                <w:rFonts w:ascii="Calibri" w:eastAsia="Calibri" w:hAnsi="Calibri" w:cs="Calibri"/>
                <w:b/>
              </w:rPr>
              <w:t xml:space="preserve">Éditeur </w:t>
            </w:r>
          </w:p>
        </w:tc>
      </w:tr>
      <w:tr w:rsidR="00E93549">
        <w:tc>
          <w:tcPr>
            <w:tcW w:w="5324" w:type="dxa"/>
            <w:tcBorders>
              <w:top w:val="single" w:sz="4" w:space="0" w:color="000000"/>
              <w:left w:val="single" w:sz="4" w:space="0" w:color="000000"/>
              <w:bottom w:val="single" w:sz="4" w:space="0" w:color="000000"/>
            </w:tcBorders>
          </w:tcPr>
          <w:p w:rsidR="00E93549" w:rsidRDefault="00780A8A">
            <w:pPr>
              <w:tabs>
                <w:tab w:val="left" w:pos="560"/>
                <w:tab w:val="left" w:pos="1120"/>
              </w:tabs>
              <w:spacing w:after="120"/>
              <w:jc w:val="both"/>
              <w:rPr>
                <w:rFonts w:ascii="Calibri" w:eastAsia="Calibri" w:hAnsi="Calibri" w:cs="Calibri"/>
              </w:rPr>
            </w:pPr>
            <w:r>
              <w:rPr>
                <w:rFonts w:ascii="Calibri" w:eastAsia="Calibri" w:hAnsi="Calibri" w:cs="Calibri"/>
              </w:rPr>
              <w:t>La microscopie optique moderne</w:t>
            </w:r>
          </w:p>
        </w:tc>
        <w:tc>
          <w:tcPr>
            <w:tcW w:w="2550" w:type="dxa"/>
            <w:tcBorders>
              <w:top w:val="single" w:sz="4" w:space="0" w:color="000000"/>
              <w:left w:val="single" w:sz="4" w:space="0" w:color="000000"/>
              <w:bottom w:val="single" w:sz="4" w:space="0" w:color="000000"/>
            </w:tcBorders>
          </w:tcPr>
          <w:p w:rsidR="00E93549" w:rsidRDefault="00780A8A">
            <w:pPr>
              <w:tabs>
                <w:tab w:val="left" w:pos="560"/>
                <w:tab w:val="left" w:pos="1120"/>
              </w:tabs>
              <w:spacing w:after="120"/>
              <w:jc w:val="both"/>
              <w:rPr>
                <w:rFonts w:ascii="Calibri" w:eastAsia="Calibri" w:hAnsi="Calibri" w:cs="Calibri"/>
              </w:rPr>
            </w:pPr>
            <w:proofErr w:type="spellStart"/>
            <w:r>
              <w:rPr>
                <w:rFonts w:ascii="Calibri" w:eastAsia="Calibri" w:hAnsi="Calibri" w:cs="Calibri"/>
              </w:rPr>
              <w:t>G.Wastiaux</w:t>
            </w:r>
            <w:proofErr w:type="spellEnd"/>
          </w:p>
        </w:tc>
        <w:tc>
          <w:tcPr>
            <w:tcW w:w="1772" w:type="dxa"/>
            <w:tcBorders>
              <w:top w:val="single" w:sz="4" w:space="0" w:color="000000"/>
              <w:left w:val="single" w:sz="4" w:space="0" w:color="000000"/>
              <w:bottom w:val="single" w:sz="4" w:space="0" w:color="000000"/>
              <w:right w:val="single" w:sz="4" w:space="0" w:color="000000"/>
            </w:tcBorders>
          </w:tcPr>
          <w:p w:rsidR="00E93549" w:rsidRDefault="00780A8A">
            <w:pPr>
              <w:tabs>
                <w:tab w:val="left" w:pos="560"/>
                <w:tab w:val="left" w:pos="1120"/>
              </w:tabs>
              <w:spacing w:after="120"/>
              <w:jc w:val="both"/>
              <w:rPr>
                <w:rFonts w:ascii="Calibri" w:eastAsia="Calibri" w:hAnsi="Calibri" w:cs="Calibri"/>
              </w:rPr>
            </w:pPr>
            <w:r>
              <w:rPr>
                <w:rFonts w:ascii="Calibri" w:eastAsia="Calibri" w:hAnsi="Calibri" w:cs="Calibri"/>
              </w:rPr>
              <w:t>Gérard</w:t>
            </w:r>
          </w:p>
        </w:tc>
      </w:tr>
      <w:tr w:rsidR="00E93549">
        <w:tc>
          <w:tcPr>
            <w:tcW w:w="5324" w:type="dxa"/>
            <w:tcBorders>
              <w:top w:val="single" w:sz="4" w:space="0" w:color="000000"/>
              <w:left w:val="single" w:sz="4" w:space="0" w:color="000000"/>
              <w:bottom w:val="single" w:sz="4" w:space="0" w:color="000000"/>
            </w:tcBorders>
          </w:tcPr>
          <w:p w:rsidR="00E93549" w:rsidRDefault="00780A8A">
            <w:pPr>
              <w:tabs>
                <w:tab w:val="left" w:pos="560"/>
                <w:tab w:val="left" w:pos="1120"/>
              </w:tabs>
              <w:spacing w:after="120"/>
              <w:jc w:val="both"/>
              <w:rPr>
                <w:rFonts w:ascii="Calibri" w:eastAsia="Calibri" w:hAnsi="Calibri" w:cs="Calibri"/>
              </w:rPr>
            </w:pPr>
            <w:r>
              <w:rPr>
                <w:rFonts w:ascii="Calibri" w:eastAsia="Calibri" w:hAnsi="Calibri" w:cs="Calibri"/>
              </w:rPr>
              <w:t>Les instruments d’optique</w:t>
            </w:r>
          </w:p>
        </w:tc>
        <w:tc>
          <w:tcPr>
            <w:tcW w:w="2550" w:type="dxa"/>
            <w:tcBorders>
              <w:top w:val="single" w:sz="4" w:space="0" w:color="000000"/>
              <w:left w:val="single" w:sz="4" w:space="0" w:color="000000"/>
              <w:bottom w:val="single" w:sz="4" w:space="0" w:color="000000"/>
            </w:tcBorders>
          </w:tcPr>
          <w:p w:rsidR="00E93549" w:rsidRDefault="00780A8A">
            <w:pPr>
              <w:tabs>
                <w:tab w:val="left" w:pos="560"/>
                <w:tab w:val="left" w:pos="1120"/>
              </w:tabs>
              <w:spacing w:after="120"/>
              <w:jc w:val="both"/>
              <w:rPr>
                <w:rFonts w:ascii="Calibri" w:eastAsia="Calibri" w:hAnsi="Calibri" w:cs="Calibri"/>
              </w:rPr>
            </w:pPr>
            <w:proofErr w:type="spellStart"/>
            <w:r>
              <w:rPr>
                <w:rFonts w:ascii="Calibri" w:eastAsia="Calibri" w:hAnsi="Calibri" w:cs="Calibri"/>
              </w:rPr>
              <w:t>L.Dettwiller</w:t>
            </w:r>
            <w:proofErr w:type="spellEnd"/>
          </w:p>
        </w:tc>
        <w:tc>
          <w:tcPr>
            <w:tcW w:w="1772" w:type="dxa"/>
            <w:tcBorders>
              <w:top w:val="single" w:sz="4" w:space="0" w:color="000000"/>
              <w:left w:val="single" w:sz="4" w:space="0" w:color="000000"/>
              <w:bottom w:val="single" w:sz="4" w:space="0" w:color="000000"/>
              <w:right w:val="single" w:sz="4" w:space="0" w:color="000000"/>
            </w:tcBorders>
          </w:tcPr>
          <w:p w:rsidR="00E93549" w:rsidRDefault="00780A8A">
            <w:pPr>
              <w:tabs>
                <w:tab w:val="left" w:pos="560"/>
                <w:tab w:val="left" w:pos="1120"/>
              </w:tabs>
              <w:spacing w:after="120"/>
              <w:jc w:val="both"/>
              <w:rPr>
                <w:rFonts w:ascii="Calibri" w:eastAsia="Calibri" w:hAnsi="Calibri" w:cs="Calibri"/>
              </w:rPr>
            </w:pPr>
            <w:r>
              <w:rPr>
                <w:rFonts w:ascii="Calibri" w:eastAsia="Calibri" w:hAnsi="Calibri" w:cs="Calibri"/>
              </w:rPr>
              <w:t>Ellipses</w:t>
            </w:r>
          </w:p>
        </w:tc>
      </w:tr>
      <w:tr w:rsidR="00E93549">
        <w:tc>
          <w:tcPr>
            <w:tcW w:w="5324" w:type="dxa"/>
            <w:tcBorders>
              <w:top w:val="single" w:sz="4" w:space="0" w:color="000000"/>
              <w:left w:val="single" w:sz="4" w:space="0" w:color="000000"/>
              <w:bottom w:val="single" w:sz="4" w:space="0" w:color="000000"/>
            </w:tcBorders>
          </w:tcPr>
          <w:p w:rsidR="00E93549" w:rsidRDefault="00780A8A">
            <w:pPr>
              <w:tabs>
                <w:tab w:val="left" w:pos="560"/>
                <w:tab w:val="left" w:pos="1120"/>
              </w:tabs>
              <w:spacing w:after="120"/>
              <w:jc w:val="both"/>
              <w:rPr>
                <w:rFonts w:ascii="Calibri" w:eastAsia="Calibri" w:hAnsi="Calibri" w:cs="Calibri"/>
              </w:rPr>
            </w:pPr>
            <w:r>
              <w:rPr>
                <w:rFonts w:ascii="Calibri" w:eastAsia="Calibri" w:hAnsi="Calibri" w:cs="Calibri"/>
              </w:rPr>
              <w:t>Optique</w:t>
            </w:r>
          </w:p>
        </w:tc>
        <w:tc>
          <w:tcPr>
            <w:tcW w:w="2550" w:type="dxa"/>
            <w:tcBorders>
              <w:top w:val="single" w:sz="4" w:space="0" w:color="000000"/>
              <w:left w:val="single" w:sz="4" w:space="0" w:color="000000"/>
              <w:bottom w:val="single" w:sz="4" w:space="0" w:color="000000"/>
            </w:tcBorders>
          </w:tcPr>
          <w:p w:rsidR="00E93549" w:rsidRDefault="00780A8A">
            <w:pPr>
              <w:tabs>
                <w:tab w:val="left" w:pos="560"/>
                <w:tab w:val="left" w:pos="1120"/>
              </w:tabs>
              <w:spacing w:after="120"/>
              <w:jc w:val="both"/>
              <w:rPr>
                <w:rFonts w:ascii="Calibri" w:eastAsia="Calibri" w:hAnsi="Calibri" w:cs="Calibri"/>
              </w:rPr>
            </w:pPr>
            <w:proofErr w:type="spellStart"/>
            <w:r>
              <w:rPr>
                <w:rFonts w:ascii="Calibri" w:eastAsia="Calibri" w:hAnsi="Calibri" w:cs="Calibri"/>
              </w:rPr>
              <w:t>S.Houard</w:t>
            </w:r>
            <w:proofErr w:type="spellEnd"/>
          </w:p>
        </w:tc>
        <w:tc>
          <w:tcPr>
            <w:tcW w:w="1772" w:type="dxa"/>
            <w:tcBorders>
              <w:top w:val="single" w:sz="4" w:space="0" w:color="000000"/>
              <w:left w:val="single" w:sz="4" w:space="0" w:color="000000"/>
              <w:bottom w:val="single" w:sz="4" w:space="0" w:color="000000"/>
              <w:right w:val="single" w:sz="4" w:space="0" w:color="000000"/>
            </w:tcBorders>
          </w:tcPr>
          <w:p w:rsidR="00E93549" w:rsidRDefault="00780A8A">
            <w:pPr>
              <w:tabs>
                <w:tab w:val="left" w:pos="560"/>
                <w:tab w:val="left" w:pos="1120"/>
              </w:tabs>
              <w:spacing w:after="120"/>
              <w:jc w:val="both"/>
              <w:rPr>
                <w:rFonts w:ascii="Calibri" w:eastAsia="Calibri" w:hAnsi="Calibri" w:cs="Calibri"/>
              </w:rPr>
            </w:pPr>
            <w:r>
              <w:rPr>
                <w:rFonts w:ascii="Calibri" w:eastAsia="Calibri" w:hAnsi="Calibri" w:cs="Calibri"/>
              </w:rPr>
              <w:t>De Boeck</w:t>
            </w:r>
          </w:p>
        </w:tc>
      </w:tr>
      <w:tr w:rsidR="00E93549">
        <w:tc>
          <w:tcPr>
            <w:tcW w:w="5324" w:type="dxa"/>
            <w:tcBorders>
              <w:top w:val="single" w:sz="4" w:space="0" w:color="000000"/>
              <w:left w:val="single" w:sz="4" w:space="0" w:color="000000"/>
              <w:bottom w:val="single" w:sz="4" w:space="0" w:color="000000"/>
            </w:tcBorders>
          </w:tcPr>
          <w:p w:rsidR="00E93549" w:rsidRDefault="00780A8A">
            <w:pPr>
              <w:tabs>
                <w:tab w:val="left" w:pos="560"/>
                <w:tab w:val="left" w:pos="1120"/>
              </w:tabs>
              <w:spacing w:after="120"/>
              <w:jc w:val="both"/>
              <w:rPr>
                <w:rFonts w:ascii="Calibri" w:eastAsia="Calibri" w:hAnsi="Calibri" w:cs="Calibri"/>
              </w:rPr>
            </w:pPr>
            <w:r>
              <w:rPr>
                <w:rFonts w:ascii="Calibri" w:eastAsia="Calibri" w:hAnsi="Calibri" w:cs="Calibri"/>
              </w:rPr>
              <w:t>51 leçons de l'agrégation externe de sciences physiques</w:t>
            </w:r>
          </w:p>
        </w:tc>
        <w:tc>
          <w:tcPr>
            <w:tcW w:w="2550" w:type="dxa"/>
            <w:tcBorders>
              <w:top w:val="single" w:sz="4" w:space="0" w:color="000000"/>
              <w:left w:val="single" w:sz="4" w:space="0" w:color="000000"/>
              <w:bottom w:val="single" w:sz="4" w:space="0" w:color="000000"/>
            </w:tcBorders>
          </w:tcPr>
          <w:p w:rsidR="00E93549" w:rsidRDefault="00780A8A">
            <w:pPr>
              <w:tabs>
                <w:tab w:val="left" w:pos="560"/>
                <w:tab w:val="left" w:pos="1120"/>
              </w:tabs>
              <w:spacing w:after="120"/>
              <w:jc w:val="both"/>
              <w:rPr>
                <w:rFonts w:ascii="Calibri" w:eastAsia="Calibri" w:hAnsi="Calibri" w:cs="Calibri"/>
              </w:rPr>
            </w:pPr>
            <w:proofErr w:type="spellStart"/>
            <w:r>
              <w:rPr>
                <w:rFonts w:ascii="Calibri" w:eastAsia="Calibri" w:hAnsi="Calibri" w:cs="Calibri"/>
              </w:rPr>
              <w:t>T.Meyer</w:t>
            </w:r>
            <w:proofErr w:type="spellEnd"/>
          </w:p>
        </w:tc>
        <w:tc>
          <w:tcPr>
            <w:tcW w:w="1772" w:type="dxa"/>
            <w:tcBorders>
              <w:top w:val="single" w:sz="4" w:space="0" w:color="000000"/>
              <w:left w:val="single" w:sz="4" w:space="0" w:color="000000"/>
              <w:bottom w:val="single" w:sz="4" w:space="0" w:color="000000"/>
              <w:right w:val="single" w:sz="4" w:space="0" w:color="000000"/>
            </w:tcBorders>
          </w:tcPr>
          <w:p w:rsidR="00E93549" w:rsidRDefault="00780A8A">
            <w:pPr>
              <w:tabs>
                <w:tab w:val="left" w:pos="560"/>
                <w:tab w:val="left" w:pos="1120"/>
              </w:tabs>
              <w:spacing w:after="120"/>
              <w:jc w:val="both"/>
              <w:rPr>
                <w:rFonts w:ascii="Calibri" w:eastAsia="Calibri" w:hAnsi="Calibri" w:cs="Calibri"/>
              </w:rPr>
            </w:pPr>
            <w:r>
              <w:rPr>
                <w:rFonts w:ascii="Calibri" w:eastAsia="Calibri" w:hAnsi="Calibri" w:cs="Calibri"/>
              </w:rPr>
              <w:t>Ellipses</w:t>
            </w:r>
          </w:p>
        </w:tc>
      </w:tr>
      <w:tr w:rsidR="00E93549">
        <w:tc>
          <w:tcPr>
            <w:tcW w:w="5324" w:type="dxa"/>
            <w:tcBorders>
              <w:left w:val="single" w:sz="4" w:space="0" w:color="000000"/>
              <w:bottom w:val="single" w:sz="4" w:space="0" w:color="000000"/>
            </w:tcBorders>
          </w:tcPr>
          <w:p w:rsidR="00E93549" w:rsidRDefault="00E93549">
            <w:pPr>
              <w:tabs>
                <w:tab w:val="left" w:pos="560"/>
                <w:tab w:val="left" w:pos="1120"/>
              </w:tabs>
              <w:spacing w:after="120"/>
              <w:jc w:val="both"/>
              <w:rPr>
                <w:rFonts w:ascii="Calibri" w:eastAsia="Calibri" w:hAnsi="Calibri" w:cs="Calibri"/>
              </w:rPr>
            </w:pPr>
          </w:p>
        </w:tc>
        <w:tc>
          <w:tcPr>
            <w:tcW w:w="2550" w:type="dxa"/>
            <w:tcBorders>
              <w:left w:val="single" w:sz="4" w:space="0" w:color="000000"/>
              <w:bottom w:val="single" w:sz="4" w:space="0" w:color="000000"/>
            </w:tcBorders>
          </w:tcPr>
          <w:p w:rsidR="00E93549" w:rsidRDefault="00E93549">
            <w:pPr>
              <w:tabs>
                <w:tab w:val="left" w:pos="560"/>
                <w:tab w:val="left" w:pos="1120"/>
              </w:tabs>
              <w:spacing w:after="120"/>
              <w:jc w:val="both"/>
              <w:rPr>
                <w:rFonts w:ascii="Calibri" w:eastAsia="Calibri" w:hAnsi="Calibri" w:cs="Calibri"/>
              </w:rPr>
            </w:pPr>
          </w:p>
        </w:tc>
        <w:tc>
          <w:tcPr>
            <w:tcW w:w="1772" w:type="dxa"/>
            <w:tcBorders>
              <w:left w:val="single" w:sz="4" w:space="0" w:color="000000"/>
              <w:bottom w:val="single" w:sz="4" w:space="0" w:color="000000"/>
              <w:right w:val="single" w:sz="4" w:space="0" w:color="000000"/>
            </w:tcBorders>
          </w:tcPr>
          <w:p w:rsidR="00E93549" w:rsidRDefault="00E93549">
            <w:pPr>
              <w:tabs>
                <w:tab w:val="left" w:pos="560"/>
                <w:tab w:val="left" w:pos="1120"/>
              </w:tabs>
              <w:spacing w:after="120"/>
              <w:jc w:val="both"/>
              <w:rPr>
                <w:rFonts w:ascii="Calibri" w:eastAsia="Calibri" w:hAnsi="Calibri" w:cs="Calibri"/>
              </w:rPr>
            </w:pPr>
          </w:p>
        </w:tc>
      </w:tr>
    </w:tbl>
    <w:p w:rsidR="00E93549" w:rsidRDefault="00E93549">
      <w:pPr>
        <w:tabs>
          <w:tab w:val="left" w:pos="560"/>
          <w:tab w:val="left" w:pos="1120"/>
        </w:tabs>
        <w:jc w:val="both"/>
        <w:rPr>
          <w:rFonts w:ascii="Calibri" w:eastAsia="Calibri" w:hAnsi="Calibri" w:cs="Calibri"/>
        </w:rPr>
      </w:pPr>
    </w:p>
    <w:p w:rsidR="00E93549" w:rsidRDefault="00780A8A">
      <w:pPr>
        <w:pStyle w:val="Titre1"/>
        <w:numPr>
          <w:ilvl w:val="0"/>
          <w:numId w:val="3"/>
        </w:numPr>
      </w:pPr>
      <w:r>
        <w:t>Plan détaillé</w:t>
      </w:r>
    </w:p>
    <w:p w:rsidR="00E93549" w:rsidRDefault="00E93549">
      <w:pPr>
        <w:tabs>
          <w:tab w:val="left" w:pos="560"/>
          <w:tab w:val="left" w:pos="1120"/>
        </w:tabs>
        <w:jc w:val="both"/>
        <w:rPr>
          <w:rFonts w:ascii="Calibri" w:eastAsia="Calibri" w:hAnsi="Calibri" w:cs="Calibri"/>
        </w:rPr>
      </w:pPr>
    </w:p>
    <w:p w:rsidR="00E93549" w:rsidRDefault="00780A8A">
      <w:pPr>
        <w:tabs>
          <w:tab w:val="left" w:pos="560"/>
          <w:tab w:val="left" w:pos="1120"/>
        </w:tabs>
        <w:jc w:val="both"/>
        <w:rPr>
          <w:rFonts w:ascii="Calibri" w:eastAsia="Calibri" w:hAnsi="Calibri" w:cs="Calibri"/>
          <w:i/>
          <w:szCs w:val="24"/>
        </w:rPr>
      </w:pPr>
      <w:r>
        <w:rPr>
          <w:rFonts w:ascii="Calibri" w:eastAsia="Calibri" w:hAnsi="Calibri" w:cs="Calibri"/>
          <w:i/>
          <w:szCs w:val="24"/>
        </w:rPr>
        <w:t>(</w:t>
      </w:r>
      <w:proofErr w:type="gramStart"/>
      <w:r>
        <w:rPr>
          <w:rFonts w:ascii="Calibri" w:eastAsia="Calibri" w:hAnsi="Calibri" w:cs="Calibri"/>
          <w:i/>
          <w:szCs w:val="24"/>
        </w:rPr>
        <w:t>indiquer</w:t>
      </w:r>
      <w:proofErr w:type="gramEnd"/>
      <w:r>
        <w:rPr>
          <w:rFonts w:ascii="Calibri" w:eastAsia="Calibri" w:hAnsi="Calibri" w:cs="Calibri"/>
          <w:i/>
          <w:szCs w:val="24"/>
        </w:rPr>
        <w:t xml:space="preserve"> parties, sous-parties, 1 ou 2 phrases d’explications par sous-partie, et références)</w:t>
      </w:r>
    </w:p>
    <w:p w:rsidR="00E93549" w:rsidRDefault="00E93549">
      <w:pPr>
        <w:tabs>
          <w:tab w:val="left" w:pos="560"/>
          <w:tab w:val="left" w:pos="1120"/>
        </w:tabs>
        <w:jc w:val="both"/>
        <w:rPr>
          <w:rFonts w:ascii="Calibri" w:eastAsia="Calibri" w:hAnsi="Calibri" w:cs="Calibri"/>
        </w:rPr>
      </w:pPr>
    </w:p>
    <w:p w:rsidR="00E93549" w:rsidRDefault="00780A8A">
      <w:pPr>
        <w:tabs>
          <w:tab w:val="left" w:pos="560"/>
          <w:tab w:val="left" w:pos="1120"/>
        </w:tabs>
        <w:jc w:val="both"/>
        <w:rPr>
          <w:rFonts w:ascii="Calibri" w:eastAsia="Calibri" w:hAnsi="Calibri" w:cs="Calibri"/>
        </w:rPr>
      </w:pPr>
      <w:r>
        <w:rPr>
          <w:rFonts w:ascii="Calibri" w:eastAsia="Calibri" w:hAnsi="Calibri" w:cs="Calibri"/>
          <w:i/>
          <w:u w:val="single"/>
        </w:rPr>
        <w:t>Niveau choisi pour la leçon</w:t>
      </w:r>
      <w:r>
        <w:rPr>
          <w:rFonts w:ascii="Calibri" w:eastAsia="Calibri" w:hAnsi="Calibri" w:cs="Calibri"/>
          <w:i/>
        </w:rPr>
        <w:t> </w:t>
      </w:r>
      <w:r>
        <w:rPr>
          <w:rFonts w:ascii="Calibri" w:eastAsia="Calibri" w:hAnsi="Calibri" w:cs="Calibri"/>
        </w:rPr>
        <w:t>: Licence</w:t>
      </w: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780A8A">
      <w:pPr>
        <w:tabs>
          <w:tab w:val="left" w:pos="560"/>
          <w:tab w:val="left" w:pos="1120"/>
        </w:tabs>
        <w:jc w:val="both"/>
        <w:rPr>
          <w:rFonts w:ascii="Calibri" w:eastAsia="Calibri" w:hAnsi="Calibri" w:cs="Calibri"/>
        </w:rPr>
      </w:pPr>
      <w:proofErr w:type="spellStart"/>
      <w:r>
        <w:rPr>
          <w:rFonts w:ascii="Calibri" w:eastAsia="Calibri" w:hAnsi="Calibri" w:cs="Calibri"/>
          <w:i/>
          <w:u w:val="single"/>
        </w:rPr>
        <w:t>Pré-requis</w:t>
      </w:r>
      <w:proofErr w:type="spellEnd"/>
      <w:r>
        <w:rPr>
          <w:rFonts w:ascii="Calibri" w:eastAsia="Calibri" w:hAnsi="Calibri" w:cs="Calibri"/>
        </w:rPr>
        <w:t> : Optique Géométrique, Diffraction</w:t>
      </w:r>
    </w:p>
    <w:p w:rsidR="00E93549" w:rsidRDefault="00E93549">
      <w:pPr>
        <w:tabs>
          <w:tab w:val="left" w:pos="560"/>
          <w:tab w:val="left" w:pos="1120"/>
        </w:tabs>
        <w:jc w:val="both"/>
        <w:rPr>
          <w:rFonts w:ascii="Calibri" w:eastAsia="Calibri" w:hAnsi="Calibri" w:cs="Calibri"/>
        </w:rPr>
      </w:pPr>
    </w:p>
    <w:p w:rsidR="00E93549" w:rsidRDefault="00780A8A">
      <w:pPr>
        <w:tabs>
          <w:tab w:val="left" w:pos="560"/>
          <w:tab w:val="left" w:pos="1120"/>
        </w:tabs>
        <w:jc w:val="both"/>
        <w:rPr>
          <w:rFonts w:ascii="Calibri" w:eastAsia="Calibri" w:hAnsi="Calibri" w:cs="Calibri"/>
        </w:rPr>
      </w:pPr>
      <w:r>
        <w:rPr>
          <w:rFonts w:ascii="Calibri" w:eastAsia="Calibri" w:hAnsi="Calibri" w:cs="Calibri"/>
          <w:noProof/>
          <w:lang w:eastAsia="fr-FR"/>
        </w:rPr>
        <w:lastRenderedPageBreak/>
        <w:drawing>
          <wp:inline distT="114300" distB="114300" distL="114300" distR="114300">
            <wp:extent cx="6103620" cy="40640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6103620" cy="4064000"/>
                    </a:xfrm>
                    <a:prstGeom prst="rect">
                      <a:avLst/>
                    </a:prstGeom>
                    <a:ln/>
                  </pic:spPr>
                </pic:pic>
              </a:graphicData>
            </a:graphic>
          </wp:inline>
        </w:drawing>
      </w:r>
    </w:p>
    <w:p w:rsidR="00E93549" w:rsidRDefault="00E93549">
      <w:pPr>
        <w:tabs>
          <w:tab w:val="left" w:pos="560"/>
          <w:tab w:val="left" w:pos="1120"/>
        </w:tabs>
        <w:jc w:val="both"/>
        <w:rPr>
          <w:rFonts w:ascii="Calibri" w:eastAsia="Calibri" w:hAnsi="Calibri" w:cs="Calibri"/>
        </w:rPr>
      </w:pPr>
    </w:p>
    <w:p w:rsidR="00E93549" w:rsidRDefault="00780A8A">
      <w:pPr>
        <w:tabs>
          <w:tab w:val="left" w:pos="560"/>
          <w:tab w:val="left" w:pos="1120"/>
        </w:tabs>
        <w:jc w:val="both"/>
        <w:rPr>
          <w:rFonts w:ascii="Calibri" w:eastAsia="Calibri" w:hAnsi="Calibri" w:cs="Calibri"/>
        </w:rPr>
      </w:pPr>
      <w:r>
        <w:rPr>
          <w:rFonts w:ascii="Calibri" w:eastAsia="Calibri" w:hAnsi="Calibri" w:cs="Calibri"/>
          <w:b/>
        </w:rPr>
        <w:t xml:space="preserve">Introduction (1mn) : </w:t>
      </w:r>
    </w:p>
    <w:p w:rsidR="00E93549" w:rsidRDefault="00780A8A">
      <w:pPr>
        <w:tabs>
          <w:tab w:val="left" w:pos="560"/>
          <w:tab w:val="left" w:pos="1120"/>
        </w:tabs>
        <w:jc w:val="both"/>
        <w:rPr>
          <w:rFonts w:ascii="Calibri" w:eastAsia="Calibri" w:hAnsi="Calibri" w:cs="Calibri"/>
        </w:rPr>
      </w:pPr>
      <w:r>
        <w:rPr>
          <w:rFonts w:ascii="Calibri" w:eastAsia="Calibri" w:hAnsi="Calibri" w:cs="Calibri"/>
        </w:rPr>
        <w:t>Microscopie vient du grec ‘</w:t>
      </w:r>
      <w:proofErr w:type="spellStart"/>
      <w:r>
        <w:rPr>
          <w:rFonts w:ascii="Calibri" w:eastAsia="Calibri" w:hAnsi="Calibri" w:cs="Calibri"/>
        </w:rPr>
        <w:t>mikros</w:t>
      </w:r>
      <w:proofErr w:type="spellEnd"/>
      <w:r>
        <w:rPr>
          <w:rFonts w:ascii="Calibri" w:eastAsia="Calibri" w:hAnsi="Calibri" w:cs="Calibri"/>
        </w:rPr>
        <w:t>’ (petit) et ‘</w:t>
      </w:r>
      <w:proofErr w:type="spellStart"/>
      <w:r>
        <w:rPr>
          <w:rFonts w:ascii="Calibri" w:eastAsia="Calibri" w:hAnsi="Calibri" w:cs="Calibri"/>
        </w:rPr>
        <w:t>skopien</w:t>
      </w:r>
      <w:proofErr w:type="spellEnd"/>
      <w:r>
        <w:rPr>
          <w:rFonts w:ascii="Calibri" w:eastAsia="Calibri" w:hAnsi="Calibri" w:cs="Calibri"/>
        </w:rPr>
        <w:t>’ (examiner). But : observer des objets que l’</w:t>
      </w:r>
      <w:proofErr w:type="spellStart"/>
      <w:r>
        <w:rPr>
          <w:rFonts w:ascii="Calibri" w:eastAsia="Calibri" w:hAnsi="Calibri" w:cs="Calibri"/>
        </w:rPr>
        <w:t>oeil</w:t>
      </w:r>
      <w:proofErr w:type="spellEnd"/>
      <w:r>
        <w:rPr>
          <w:rFonts w:ascii="Calibri" w:eastAsia="Calibri" w:hAnsi="Calibri" w:cs="Calibri"/>
        </w:rPr>
        <w:t xml:space="preserve"> ne peut pas résoudre.</w:t>
      </w:r>
    </w:p>
    <w:p w:rsidR="00E93549" w:rsidRDefault="00780A8A">
      <w:pPr>
        <w:tabs>
          <w:tab w:val="left" w:pos="560"/>
          <w:tab w:val="left" w:pos="1120"/>
        </w:tabs>
        <w:jc w:val="both"/>
        <w:rPr>
          <w:rFonts w:ascii="Calibri" w:eastAsia="Calibri" w:hAnsi="Calibri" w:cs="Calibri"/>
        </w:rPr>
      </w:pPr>
      <w:r>
        <w:rPr>
          <w:rFonts w:ascii="Calibri" w:eastAsia="Calibri" w:hAnsi="Calibri" w:cs="Calibri"/>
        </w:rPr>
        <w:t>On attend d’un microscope un bon grossissement, une bonne résolution et une image fidèle.</w:t>
      </w:r>
    </w:p>
    <w:p w:rsidR="00E93549" w:rsidRDefault="00780A8A">
      <w:pPr>
        <w:tabs>
          <w:tab w:val="left" w:pos="560"/>
          <w:tab w:val="left" w:pos="1120"/>
        </w:tabs>
        <w:jc w:val="both"/>
        <w:rPr>
          <w:rFonts w:ascii="Calibri" w:eastAsia="Calibri" w:hAnsi="Calibri" w:cs="Calibri"/>
        </w:rPr>
      </w:pPr>
      <w:r>
        <w:rPr>
          <w:rFonts w:ascii="Calibri" w:eastAsia="Calibri" w:hAnsi="Calibri" w:cs="Calibri"/>
          <w:noProof/>
          <w:lang w:eastAsia="fr-FR"/>
        </w:rPr>
        <w:drawing>
          <wp:inline distT="114300" distB="114300" distL="114300" distR="114300">
            <wp:extent cx="6103620" cy="40640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6103620" cy="4064000"/>
                    </a:xfrm>
                    <a:prstGeom prst="rect">
                      <a:avLst/>
                    </a:prstGeom>
                    <a:ln/>
                  </pic:spPr>
                </pic:pic>
              </a:graphicData>
            </a:graphic>
          </wp:inline>
        </w:drawing>
      </w:r>
    </w:p>
    <w:p w:rsidR="00E93549" w:rsidRDefault="00780A8A">
      <w:pPr>
        <w:tabs>
          <w:tab w:val="left" w:pos="560"/>
          <w:tab w:val="left" w:pos="1120"/>
        </w:tabs>
        <w:jc w:val="both"/>
        <w:rPr>
          <w:rFonts w:ascii="Calibri" w:eastAsia="Calibri" w:hAnsi="Calibri" w:cs="Calibri"/>
          <w:b/>
        </w:rPr>
      </w:pPr>
      <w:r>
        <w:rPr>
          <w:rFonts w:ascii="Calibri" w:eastAsia="Calibri" w:hAnsi="Calibri" w:cs="Calibri"/>
          <w:b/>
        </w:rPr>
        <w:lastRenderedPageBreak/>
        <w:t>I - Le microscope classique (33mn)</w:t>
      </w:r>
    </w:p>
    <w:p w:rsidR="00E93549" w:rsidRDefault="00E93549">
      <w:pPr>
        <w:tabs>
          <w:tab w:val="left" w:pos="560"/>
          <w:tab w:val="left" w:pos="1120"/>
        </w:tabs>
        <w:jc w:val="both"/>
        <w:rPr>
          <w:rFonts w:ascii="Calibri" w:eastAsia="Calibri" w:hAnsi="Calibri" w:cs="Calibri"/>
          <w:b/>
        </w:rPr>
      </w:pPr>
    </w:p>
    <w:p w:rsidR="00E93549" w:rsidRDefault="00780A8A">
      <w:pPr>
        <w:tabs>
          <w:tab w:val="left" w:pos="560"/>
          <w:tab w:val="left" w:pos="1120"/>
        </w:tabs>
        <w:jc w:val="both"/>
        <w:rPr>
          <w:rFonts w:ascii="Calibri" w:eastAsia="Calibri" w:hAnsi="Calibri" w:cs="Calibri"/>
          <w:b/>
        </w:rPr>
      </w:pPr>
      <w:r>
        <w:rPr>
          <w:rFonts w:ascii="Calibri" w:eastAsia="Calibri" w:hAnsi="Calibri" w:cs="Calibri"/>
          <w:b/>
        </w:rPr>
        <w:t xml:space="preserve"> </w:t>
      </w:r>
      <w:r>
        <w:rPr>
          <w:rFonts w:ascii="Calibri" w:eastAsia="Calibri" w:hAnsi="Calibri" w:cs="Calibri"/>
          <w:b/>
        </w:rPr>
        <w:tab/>
        <w:t>1 - Dispositif (3mn)</w:t>
      </w:r>
    </w:p>
    <w:p w:rsidR="00E93549" w:rsidRDefault="00E93549">
      <w:pPr>
        <w:tabs>
          <w:tab w:val="left" w:pos="560"/>
          <w:tab w:val="left" w:pos="1120"/>
        </w:tabs>
        <w:jc w:val="both"/>
        <w:rPr>
          <w:rFonts w:ascii="Calibri" w:eastAsia="Calibri" w:hAnsi="Calibri" w:cs="Calibri"/>
        </w:rPr>
      </w:pPr>
    </w:p>
    <w:p w:rsidR="00E93549" w:rsidRDefault="00780A8A">
      <w:pPr>
        <w:tabs>
          <w:tab w:val="left" w:pos="560"/>
          <w:tab w:val="left" w:pos="1120"/>
        </w:tabs>
        <w:jc w:val="both"/>
        <w:rPr>
          <w:rFonts w:ascii="Calibri" w:eastAsia="Calibri" w:hAnsi="Calibri" w:cs="Calibri"/>
        </w:rPr>
      </w:pPr>
      <w:r>
        <w:rPr>
          <w:rFonts w:ascii="Calibri" w:eastAsia="Calibri" w:hAnsi="Calibri" w:cs="Calibri"/>
        </w:rPr>
        <w:t xml:space="preserve">Schéma optique du dispositif au tableau. </w:t>
      </w:r>
    </w:p>
    <w:p w:rsidR="00E93549" w:rsidRDefault="00780A8A">
      <w:pPr>
        <w:tabs>
          <w:tab w:val="left" w:pos="560"/>
          <w:tab w:val="left" w:pos="1120"/>
        </w:tabs>
        <w:jc w:val="both"/>
        <w:rPr>
          <w:rFonts w:ascii="Calibri" w:eastAsia="Calibri" w:hAnsi="Calibri" w:cs="Calibri"/>
        </w:rPr>
      </w:pPr>
      <w:proofErr w:type="gramStart"/>
      <w:r>
        <w:rPr>
          <w:rFonts w:ascii="Calibri" w:eastAsia="Calibri" w:hAnsi="Calibri" w:cs="Calibri"/>
        </w:rPr>
        <w:t>Objectif:</w:t>
      </w:r>
      <w:proofErr w:type="gramEnd"/>
      <w:r>
        <w:rPr>
          <w:rFonts w:ascii="Calibri" w:eastAsia="Calibri" w:hAnsi="Calibri" w:cs="Calibri"/>
        </w:rPr>
        <w:t xml:space="preserve"> pièce maîtresse du microscope qui sert à agrandir l’objet.</w:t>
      </w:r>
    </w:p>
    <w:p w:rsidR="00E93549" w:rsidRDefault="00780A8A">
      <w:pPr>
        <w:tabs>
          <w:tab w:val="left" w:pos="560"/>
          <w:tab w:val="left" w:pos="1120"/>
        </w:tabs>
        <w:jc w:val="both"/>
        <w:rPr>
          <w:rFonts w:ascii="Calibri" w:eastAsia="Calibri" w:hAnsi="Calibri" w:cs="Calibri"/>
        </w:rPr>
      </w:pPr>
      <w:r>
        <w:rPr>
          <w:rFonts w:ascii="Calibri" w:eastAsia="Calibri" w:hAnsi="Calibri" w:cs="Calibri"/>
        </w:rPr>
        <w:t>Oculaire : sert à renvoyer un faisceau parallèle. L’image de l’objet par l’objectif est dans le plan focal de l’oculaire.</w:t>
      </w:r>
    </w:p>
    <w:p w:rsidR="00E93549" w:rsidRDefault="00780A8A">
      <w:pPr>
        <w:tabs>
          <w:tab w:val="left" w:pos="560"/>
          <w:tab w:val="left" w:pos="1120"/>
        </w:tabs>
        <w:jc w:val="both"/>
        <w:rPr>
          <w:rFonts w:ascii="Calibri" w:eastAsia="Calibri" w:hAnsi="Calibri" w:cs="Calibri"/>
        </w:rPr>
      </w:pPr>
      <w:r>
        <w:rPr>
          <w:rFonts w:ascii="Calibri" w:eastAsia="Calibri" w:hAnsi="Calibri" w:cs="Calibri"/>
        </w:rPr>
        <w:t>Définition de l’intervalle optique : Δ = f’</w:t>
      </w:r>
      <w:r>
        <w:rPr>
          <w:rFonts w:ascii="Calibri" w:eastAsia="Calibri" w:hAnsi="Calibri" w:cs="Calibri"/>
          <w:vertAlign w:val="subscript"/>
        </w:rPr>
        <w:t>1</w:t>
      </w:r>
      <w:r>
        <w:rPr>
          <w:rFonts w:ascii="Calibri" w:eastAsia="Calibri" w:hAnsi="Calibri" w:cs="Calibri"/>
        </w:rPr>
        <w:t xml:space="preserve"> f’</w:t>
      </w:r>
      <w:proofErr w:type="gramStart"/>
      <w:r>
        <w:rPr>
          <w:rFonts w:ascii="Calibri" w:eastAsia="Calibri" w:hAnsi="Calibri" w:cs="Calibri"/>
          <w:vertAlign w:val="subscript"/>
        </w:rPr>
        <w:t xml:space="preserve">2 </w:t>
      </w:r>
      <w:r>
        <w:rPr>
          <w:rFonts w:ascii="Calibri" w:eastAsia="Calibri" w:hAnsi="Calibri" w:cs="Calibri"/>
        </w:rPr>
        <w:t>.</w:t>
      </w:r>
      <w:proofErr w:type="gramEnd"/>
      <w:r>
        <w:rPr>
          <w:rFonts w:ascii="Calibri" w:eastAsia="Calibri" w:hAnsi="Calibri" w:cs="Calibri"/>
        </w:rPr>
        <w:t xml:space="preserve"> </w:t>
      </w: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780A8A">
      <w:pPr>
        <w:tabs>
          <w:tab w:val="left" w:pos="560"/>
          <w:tab w:val="left" w:pos="1120"/>
        </w:tabs>
        <w:jc w:val="both"/>
        <w:rPr>
          <w:rFonts w:ascii="Calibri" w:eastAsia="Calibri" w:hAnsi="Calibri" w:cs="Calibri"/>
        </w:rPr>
      </w:pPr>
      <w:r>
        <w:rPr>
          <w:rFonts w:ascii="Calibri" w:eastAsia="Calibri" w:hAnsi="Calibri" w:cs="Calibri"/>
          <w:b/>
        </w:rPr>
        <w:tab/>
        <w:t xml:space="preserve">2 - Caractéristiques (25mn dont 9mn </w:t>
      </w:r>
      <w:proofErr w:type="spellStart"/>
      <w:r>
        <w:rPr>
          <w:rFonts w:ascii="Calibri" w:eastAsia="Calibri" w:hAnsi="Calibri" w:cs="Calibri"/>
          <w:b/>
        </w:rPr>
        <w:t>grossissement+puissance</w:t>
      </w:r>
      <w:proofErr w:type="spellEnd"/>
      <w:r>
        <w:rPr>
          <w:rFonts w:ascii="Calibri" w:eastAsia="Calibri" w:hAnsi="Calibri" w:cs="Calibri"/>
          <w:b/>
        </w:rPr>
        <w:t>, 3mn animation, 13mn latitude de mise au point)</w:t>
      </w:r>
    </w:p>
    <w:p w:rsidR="00E93549" w:rsidRDefault="00780A8A">
      <w:pPr>
        <w:tabs>
          <w:tab w:val="left" w:pos="560"/>
          <w:tab w:val="left" w:pos="1120"/>
        </w:tabs>
        <w:jc w:val="both"/>
        <w:rPr>
          <w:rFonts w:ascii="Calibri" w:eastAsia="Calibri" w:hAnsi="Calibri" w:cs="Calibri"/>
        </w:rPr>
      </w:pPr>
      <w:r>
        <w:rPr>
          <w:rFonts w:ascii="Calibri" w:eastAsia="Calibri" w:hAnsi="Calibri" w:cs="Calibri"/>
          <w:noProof/>
          <w:lang w:eastAsia="fr-FR"/>
        </w:rPr>
        <w:drawing>
          <wp:inline distT="114300" distB="114300" distL="114300" distR="114300">
            <wp:extent cx="6103620" cy="4064000"/>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6103620" cy="4064000"/>
                    </a:xfrm>
                    <a:prstGeom prst="rect">
                      <a:avLst/>
                    </a:prstGeom>
                    <a:ln/>
                  </pic:spPr>
                </pic:pic>
              </a:graphicData>
            </a:graphic>
          </wp:inline>
        </w:drawing>
      </w:r>
    </w:p>
    <w:p w:rsidR="00E93549" w:rsidRDefault="00780A8A">
      <w:pPr>
        <w:tabs>
          <w:tab w:val="left" w:pos="560"/>
          <w:tab w:val="left" w:pos="1120"/>
        </w:tabs>
        <w:jc w:val="both"/>
        <w:rPr>
          <w:rFonts w:ascii="Calibri" w:eastAsia="Calibri" w:hAnsi="Calibri" w:cs="Calibri"/>
        </w:rPr>
      </w:pPr>
      <w:r>
        <w:rPr>
          <w:rFonts w:ascii="Calibri" w:eastAsia="Calibri" w:hAnsi="Calibri" w:cs="Calibri"/>
          <w:noProof/>
          <w:lang w:eastAsia="fr-FR"/>
        </w:rPr>
        <w:lastRenderedPageBreak/>
        <w:drawing>
          <wp:inline distT="114300" distB="114300" distL="114300" distR="114300">
            <wp:extent cx="6103620" cy="4064000"/>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6103620" cy="4064000"/>
                    </a:xfrm>
                    <a:prstGeom prst="rect">
                      <a:avLst/>
                    </a:prstGeom>
                    <a:ln/>
                  </pic:spPr>
                </pic:pic>
              </a:graphicData>
            </a:graphic>
          </wp:inline>
        </w:drawing>
      </w:r>
    </w:p>
    <w:p w:rsidR="00E93549" w:rsidRDefault="00E93549">
      <w:pPr>
        <w:tabs>
          <w:tab w:val="left" w:pos="560"/>
          <w:tab w:val="left" w:pos="1120"/>
        </w:tabs>
        <w:jc w:val="both"/>
        <w:rPr>
          <w:rFonts w:ascii="Calibri" w:eastAsia="Calibri" w:hAnsi="Calibri" w:cs="Calibri"/>
          <w:b/>
        </w:rPr>
      </w:pPr>
    </w:p>
    <w:p w:rsidR="00E93549" w:rsidRDefault="00E93549">
      <w:pPr>
        <w:tabs>
          <w:tab w:val="left" w:pos="560"/>
          <w:tab w:val="left" w:pos="1120"/>
        </w:tabs>
        <w:jc w:val="both"/>
        <w:rPr>
          <w:rFonts w:ascii="Calibri" w:eastAsia="Calibri" w:hAnsi="Calibri" w:cs="Calibri"/>
          <w:b/>
        </w:rPr>
      </w:pPr>
    </w:p>
    <w:p w:rsidR="00E93549" w:rsidRDefault="00780A8A">
      <w:pPr>
        <w:tabs>
          <w:tab w:val="left" w:pos="560"/>
          <w:tab w:val="left" w:pos="1120"/>
        </w:tabs>
        <w:jc w:val="both"/>
        <w:rPr>
          <w:rFonts w:ascii="Arial" w:eastAsia="Arial" w:hAnsi="Arial" w:cs="Arial"/>
          <w:color w:val="202122"/>
          <w:sz w:val="21"/>
          <w:szCs w:val="21"/>
          <w:shd w:val="clear" w:color="auto" w:fill="FCFCFC"/>
        </w:rPr>
      </w:pPr>
      <w:r>
        <w:rPr>
          <w:rFonts w:ascii="Calibri" w:eastAsia="Calibri" w:hAnsi="Calibri" w:cs="Calibri"/>
        </w:rPr>
        <w:t xml:space="preserve">Définition du grossissement commercial </w:t>
      </w:r>
      <w:proofErr w:type="spellStart"/>
      <w:r>
        <w:rPr>
          <w:rFonts w:ascii="Calibri" w:eastAsia="Calibri" w:hAnsi="Calibri" w:cs="Calibri"/>
        </w:rPr>
        <w:t>G</w:t>
      </w:r>
      <w:r>
        <w:rPr>
          <w:rFonts w:ascii="Calibri" w:eastAsia="Calibri" w:hAnsi="Calibri" w:cs="Calibri"/>
          <w:vertAlign w:val="subscript"/>
        </w:rPr>
        <w:t>micro</w:t>
      </w:r>
      <w:proofErr w:type="spellEnd"/>
      <w:r>
        <w:rPr>
          <w:rFonts w:ascii="Calibri" w:eastAsia="Calibri" w:hAnsi="Calibri" w:cs="Calibri"/>
        </w:rPr>
        <w:t>=|θ’|/|θ</w:t>
      </w:r>
      <w:proofErr w:type="gramStart"/>
      <w:r>
        <w:rPr>
          <w:rFonts w:ascii="Calibri" w:eastAsia="Calibri" w:hAnsi="Calibri" w:cs="Calibri"/>
        </w:rPr>
        <w:t>| .</w:t>
      </w:r>
      <w:proofErr w:type="gramEnd"/>
      <w:r>
        <w:rPr>
          <w:rFonts w:ascii="Calibri" w:eastAsia="Calibri" w:hAnsi="Calibri" w:cs="Calibri"/>
        </w:rPr>
        <w:t xml:space="preserve"> Définition de θ à l’aide du </w:t>
      </w:r>
      <w:r>
        <w:rPr>
          <w:rFonts w:ascii="Calibri" w:eastAsia="Calibri" w:hAnsi="Calibri" w:cs="Calibri"/>
          <w:i/>
        </w:rPr>
        <w:t xml:space="preserve">punctum </w:t>
      </w:r>
      <w:proofErr w:type="spellStart"/>
      <w:r>
        <w:rPr>
          <w:rFonts w:ascii="Calibri" w:eastAsia="Calibri" w:hAnsi="Calibri" w:cs="Calibri"/>
          <w:i/>
        </w:rPr>
        <w:t>proximum</w:t>
      </w:r>
      <w:proofErr w:type="spellEnd"/>
      <w:r>
        <w:rPr>
          <w:rFonts w:ascii="Calibri" w:eastAsia="Calibri" w:hAnsi="Calibri" w:cs="Calibri"/>
        </w:rPr>
        <w:t>. On a alors tan(</w:t>
      </w:r>
      <w:r>
        <w:rPr>
          <w:rFonts w:ascii="Arial" w:eastAsia="Arial" w:hAnsi="Arial" w:cs="Arial"/>
          <w:color w:val="202122"/>
          <w:sz w:val="21"/>
          <w:szCs w:val="21"/>
          <w:shd w:val="clear" w:color="auto" w:fill="FCFCFC"/>
        </w:rPr>
        <w:t>θ’) = A’B’/AB et tan(θ) = AB/</w:t>
      </w:r>
      <w:proofErr w:type="gramStart"/>
      <w:r>
        <w:rPr>
          <w:rFonts w:ascii="Arial" w:eastAsia="Arial" w:hAnsi="Arial" w:cs="Arial"/>
          <w:color w:val="202122"/>
          <w:sz w:val="21"/>
          <w:szCs w:val="21"/>
          <w:shd w:val="clear" w:color="auto" w:fill="FCFCFC"/>
        </w:rPr>
        <w:t>d</w:t>
      </w:r>
      <w:r>
        <w:rPr>
          <w:rFonts w:ascii="Arial" w:eastAsia="Arial" w:hAnsi="Arial" w:cs="Arial"/>
          <w:color w:val="202122"/>
          <w:sz w:val="21"/>
          <w:szCs w:val="21"/>
          <w:shd w:val="clear" w:color="auto" w:fill="FCFCFC"/>
          <w:vertAlign w:val="subscript"/>
        </w:rPr>
        <w:t>m</w:t>
      </w:r>
      <w:r>
        <w:rPr>
          <w:rFonts w:ascii="Arial" w:eastAsia="Arial" w:hAnsi="Arial" w:cs="Arial"/>
          <w:color w:val="202122"/>
          <w:sz w:val="21"/>
          <w:szCs w:val="21"/>
          <w:shd w:val="clear" w:color="auto" w:fill="FCFCFC"/>
        </w:rPr>
        <w:t xml:space="preserve"> .</w:t>
      </w:r>
      <w:proofErr w:type="gramEnd"/>
      <w:r>
        <w:rPr>
          <w:rFonts w:ascii="Arial" w:eastAsia="Arial" w:hAnsi="Arial" w:cs="Arial"/>
          <w:color w:val="202122"/>
          <w:sz w:val="21"/>
          <w:szCs w:val="21"/>
          <w:shd w:val="clear" w:color="auto" w:fill="FCFCFC"/>
        </w:rPr>
        <w:t xml:space="preserve"> </w:t>
      </w:r>
    </w:p>
    <w:p w:rsidR="00E93549" w:rsidRDefault="00780A8A">
      <w:pPr>
        <w:tabs>
          <w:tab w:val="left" w:pos="560"/>
          <w:tab w:val="left" w:pos="1120"/>
        </w:tabs>
        <w:jc w:val="both"/>
        <w:rPr>
          <w:rFonts w:ascii="Calibri" w:eastAsia="Calibri" w:hAnsi="Calibri" w:cs="Calibri"/>
        </w:rPr>
      </w:pPr>
      <w:r>
        <w:rPr>
          <w:rFonts w:ascii="Arial" w:eastAsia="Arial" w:hAnsi="Arial" w:cs="Arial"/>
          <w:color w:val="202122"/>
          <w:sz w:val="21"/>
          <w:szCs w:val="21"/>
          <w:shd w:val="clear" w:color="auto" w:fill="FCFCFC"/>
        </w:rPr>
        <w:t xml:space="preserve">Ainsi : </w:t>
      </w:r>
      <w:proofErr w:type="spellStart"/>
      <w:r>
        <w:rPr>
          <w:rFonts w:ascii="Arial" w:eastAsia="Arial" w:hAnsi="Arial" w:cs="Arial"/>
          <w:color w:val="202122"/>
          <w:sz w:val="21"/>
          <w:szCs w:val="21"/>
          <w:shd w:val="clear" w:color="auto" w:fill="FCFCFC"/>
        </w:rPr>
        <w:t>G</w:t>
      </w:r>
      <w:r>
        <w:rPr>
          <w:rFonts w:ascii="Arial" w:eastAsia="Arial" w:hAnsi="Arial" w:cs="Arial"/>
          <w:color w:val="202122"/>
          <w:sz w:val="21"/>
          <w:szCs w:val="21"/>
          <w:shd w:val="clear" w:color="auto" w:fill="FCFCFC"/>
          <w:vertAlign w:val="subscript"/>
        </w:rPr>
        <w:t>micro</w:t>
      </w:r>
      <w:proofErr w:type="spellEnd"/>
      <w:r>
        <w:rPr>
          <w:rFonts w:ascii="Arial" w:eastAsia="Arial" w:hAnsi="Arial" w:cs="Arial"/>
          <w:color w:val="202122"/>
          <w:sz w:val="21"/>
          <w:szCs w:val="21"/>
          <w:shd w:val="clear" w:color="auto" w:fill="FCFCFC"/>
        </w:rPr>
        <w:t xml:space="preserve"> = |A’B’/AB| |d</w:t>
      </w:r>
      <w:r>
        <w:rPr>
          <w:rFonts w:ascii="Arial" w:eastAsia="Arial" w:hAnsi="Arial" w:cs="Arial"/>
          <w:color w:val="202122"/>
          <w:sz w:val="21"/>
          <w:szCs w:val="21"/>
          <w:shd w:val="clear" w:color="auto" w:fill="FCFCFC"/>
          <w:vertAlign w:val="subscript"/>
        </w:rPr>
        <w:t>m</w:t>
      </w:r>
      <w:r>
        <w:rPr>
          <w:rFonts w:ascii="Arial" w:eastAsia="Arial" w:hAnsi="Arial" w:cs="Arial"/>
          <w:color w:val="202122"/>
          <w:sz w:val="21"/>
          <w:szCs w:val="21"/>
          <w:shd w:val="clear" w:color="auto" w:fill="FCFCFC"/>
        </w:rPr>
        <w:t>/f’</w:t>
      </w:r>
      <w:r>
        <w:rPr>
          <w:rFonts w:ascii="Arial" w:eastAsia="Arial" w:hAnsi="Arial" w:cs="Arial"/>
          <w:color w:val="202122"/>
          <w:sz w:val="21"/>
          <w:szCs w:val="21"/>
          <w:shd w:val="clear" w:color="auto" w:fill="FCFCFC"/>
          <w:vertAlign w:val="subscript"/>
        </w:rPr>
        <w:t>2</w:t>
      </w:r>
      <w:r>
        <w:rPr>
          <w:rFonts w:ascii="Arial" w:eastAsia="Arial" w:hAnsi="Arial" w:cs="Arial"/>
          <w:color w:val="202122"/>
          <w:sz w:val="21"/>
          <w:szCs w:val="21"/>
          <w:shd w:val="clear" w:color="auto" w:fill="FCFCFC"/>
        </w:rPr>
        <w:t xml:space="preserve">| </w:t>
      </w:r>
      <w:proofErr w:type="gramStart"/>
      <w:r>
        <w:rPr>
          <w:rFonts w:ascii="Arial" w:eastAsia="Arial" w:hAnsi="Arial" w:cs="Arial"/>
          <w:color w:val="202122"/>
          <w:sz w:val="21"/>
          <w:szCs w:val="21"/>
          <w:shd w:val="clear" w:color="auto" w:fill="FCFCFC"/>
        </w:rPr>
        <w:t xml:space="preserve">=  </w:t>
      </w:r>
      <w:r>
        <w:rPr>
          <w:rFonts w:ascii="Calibri" w:eastAsia="Calibri" w:hAnsi="Calibri" w:cs="Calibri"/>
        </w:rPr>
        <w:t>Δ</w:t>
      </w:r>
      <w:proofErr w:type="gramEnd"/>
      <w:r>
        <w:rPr>
          <w:rFonts w:ascii="Calibri" w:eastAsia="Calibri" w:hAnsi="Calibri" w:cs="Calibri"/>
        </w:rPr>
        <w:t xml:space="preserve"> d</w:t>
      </w:r>
      <w:r>
        <w:rPr>
          <w:rFonts w:ascii="Calibri" w:eastAsia="Calibri" w:hAnsi="Calibri" w:cs="Calibri"/>
          <w:vertAlign w:val="subscript"/>
        </w:rPr>
        <w:t>m</w:t>
      </w:r>
      <w:r>
        <w:rPr>
          <w:rFonts w:ascii="Calibri" w:eastAsia="Calibri" w:hAnsi="Calibri" w:cs="Calibri"/>
        </w:rPr>
        <w:t>/f’</w:t>
      </w:r>
      <w:r>
        <w:rPr>
          <w:rFonts w:ascii="Calibri" w:eastAsia="Calibri" w:hAnsi="Calibri" w:cs="Calibri"/>
          <w:vertAlign w:val="subscript"/>
        </w:rPr>
        <w:t>1</w:t>
      </w:r>
      <w:r>
        <w:rPr>
          <w:rFonts w:ascii="Calibri" w:eastAsia="Calibri" w:hAnsi="Calibri" w:cs="Calibri"/>
        </w:rPr>
        <w:t xml:space="preserve"> f’</w:t>
      </w:r>
      <w:r>
        <w:rPr>
          <w:rFonts w:ascii="Calibri" w:eastAsia="Calibri" w:hAnsi="Calibri" w:cs="Calibri"/>
          <w:vertAlign w:val="subscript"/>
        </w:rPr>
        <w:t>2</w:t>
      </w:r>
      <w:r>
        <w:rPr>
          <w:rFonts w:ascii="Calibri" w:eastAsia="Calibri" w:hAnsi="Calibri" w:cs="Calibri"/>
        </w:rPr>
        <w:t xml:space="preserve"> . (Dernière égalité obtenue par théorème de Thalès).</w:t>
      </w:r>
    </w:p>
    <w:p w:rsidR="00E93549" w:rsidRDefault="00E93549">
      <w:pPr>
        <w:tabs>
          <w:tab w:val="left" w:pos="560"/>
          <w:tab w:val="left" w:pos="1120"/>
        </w:tabs>
        <w:jc w:val="both"/>
        <w:rPr>
          <w:rFonts w:ascii="Calibri" w:eastAsia="Calibri" w:hAnsi="Calibri" w:cs="Calibri"/>
        </w:rPr>
      </w:pPr>
    </w:p>
    <w:p w:rsidR="00E93549" w:rsidRDefault="00780A8A">
      <w:pPr>
        <w:tabs>
          <w:tab w:val="left" w:pos="560"/>
          <w:tab w:val="left" w:pos="1120"/>
        </w:tabs>
        <w:jc w:val="both"/>
        <w:rPr>
          <w:rFonts w:ascii="Calibri" w:eastAsia="Calibri" w:hAnsi="Calibri" w:cs="Calibri"/>
        </w:rPr>
      </w:pPr>
      <w:r>
        <w:rPr>
          <w:rFonts w:ascii="Calibri" w:eastAsia="Calibri" w:hAnsi="Calibri" w:cs="Calibri"/>
        </w:rPr>
        <w:t xml:space="preserve">On peut également exprimer ce grossissement en fonction des caractéristiques de l’objectif et de l’oculaire </w:t>
      </w:r>
      <w:proofErr w:type="spellStart"/>
      <w:r>
        <w:rPr>
          <w:rFonts w:ascii="Calibri" w:eastAsia="Calibri" w:hAnsi="Calibri" w:cs="Calibri"/>
        </w:rPr>
        <w:t>γ</w:t>
      </w:r>
      <w:r>
        <w:rPr>
          <w:rFonts w:ascii="Calibri" w:eastAsia="Calibri" w:hAnsi="Calibri" w:cs="Calibri"/>
          <w:vertAlign w:val="subscript"/>
        </w:rPr>
        <w:t>obj</w:t>
      </w:r>
      <w:proofErr w:type="spellEnd"/>
      <w:r>
        <w:rPr>
          <w:rFonts w:ascii="Calibri" w:eastAsia="Calibri" w:hAnsi="Calibri" w:cs="Calibri"/>
        </w:rPr>
        <w:t xml:space="preserve"> et </w:t>
      </w:r>
      <w:proofErr w:type="spellStart"/>
      <w:r>
        <w:rPr>
          <w:rFonts w:ascii="Calibri" w:eastAsia="Calibri" w:hAnsi="Calibri" w:cs="Calibri"/>
        </w:rPr>
        <w:t>G</w:t>
      </w:r>
      <w:r>
        <w:rPr>
          <w:rFonts w:ascii="Calibri" w:eastAsia="Calibri" w:hAnsi="Calibri" w:cs="Calibri"/>
          <w:vertAlign w:val="subscript"/>
        </w:rPr>
        <w:t>c</w:t>
      </w:r>
      <w:proofErr w:type="spellEnd"/>
      <w:r>
        <w:rPr>
          <w:rFonts w:ascii="Calibri" w:eastAsia="Calibri" w:hAnsi="Calibri" w:cs="Calibri"/>
        </w:rPr>
        <w:t xml:space="preserve"> = θ’/θ’</w:t>
      </w:r>
      <w:proofErr w:type="gramStart"/>
      <w:r>
        <w:rPr>
          <w:rFonts w:ascii="Calibri" w:eastAsia="Calibri" w:hAnsi="Calibri" w:cs="Calibri"/>
        </w:rPr>
        <w:t>’  :</w:t>
      </w:r>
      <w:proofErr w:type="gramEnd"/>
      <w:r>
        <w:rPr>
          <w:rFonts w:ascii="Calibri" w:eastAsia="Calibri" w:hAnsi="Calibri" w:cs="Calibri"/>
        </w:rPr>
        <w:t xml:space="preserve">  </w:t>
      </w:r>
      <w:proofErr w:type="spellStart"/>
      <w:r>
        <w:rPr>
          <w:rFonts w:ascii="Calibri" w:eastAsia="Calibri" w:hAnsi="Calibri" w:cs="Calibri"/>
        </w:rPr>
        <w:t>G</w:t>
      </w:r>
      <w:r>
        <w:rPr>
          <w:rFonts w:ascii="Calibri" w:eastAsia="Calibri" w:hAnsi="Calibri" w:cs="Calibri"/>
          <w:vertAlign w:val="subscript"/>
        </w:rPr>
        <w:t>micro</w:t>
      </w:r>
      <w:proofErr w:type="spellEnd"/>
      <w:r>
        <w:rPr>
          <w:rFonts w:ascii="Calibri" w:eastAsia="Calibri" w:hAnsi="Calibri" w:cs="Calibri"/>
        </w:rPr>
        <w:t xml:space="preserve"> = </w:t>
      </w:r>
      <w:proofErr w:type="spellStart"/>
      <w:r>
        <w:rPr>
          <w:rFonts w:ascii="Calibri" w:eastAsia="Calibri" w:hAnsi="Calibri" w:cs="Calibri"/>
        </w:rPr>
        <w:t>G</w:t>
      </w:r>
      <w:r>
        <w:rPr>
          <w:rFonts w:ascii="Calibri" w:eastAsia="Calibri" w:hAnsi="Calibri" w:cs="Calibri"/>
          <w:vertAlign w:val="subscript"/>
        </w:rPr>
        <w:t>c</w:t>
      </w:r>
      <w:proofErr w:type="spellEnd"/>
      <w:r>
        <w:rPr>
          <w:rFonts w:ascii="Calibri" w:eastAsia="Calibri" w:hAnsi="Calibri" w:cs="Calibri"/>
        </w:rPr>
        <w:t xml:space="preserve"> </w:t>
      </w:r>
      <w:proofErr w:type="spellStart"/>
      <w:r>
        <w:rPr>
          <w:rFonts w:ascii="Calibri" w:eastAsia="Calibri" w:hAnsi="Calibri" w:cs="Calibri"/>
        </w:rPr>
        <w:t>γ</w:t>
      </w:r>
      <w:r>
        <w:rPr>
          <w:rFonts w:ascii="Calibri" w:eastAsia="Calibri" w:hAnsi="Calibri" w:cs="Calibri"/>
          <w:vertAlign w:val="subscript"/>
        </w:rPr>
        <w:t>obj</w:t>
      </w:r>
      <w:proofErr w:type="spellEnd"/>
      <w:r>
        <w:rPr>
          <w:rFonts w:ascii="Calibri" w:eastAsia="Calibri" w:hAnsi="Calibri" w:cs="Calibri"/>
        </w:rPr>
        <w:t xml:space="preserve"> .</w:t>
      </w:r>
    </w:p>
    <w:p w:rsidR="00E93549" w:rsidRDefault="00E93549">
      <w:pPr>
        <w:tabs>
          <w:tab w:val="left" w:pos="560"/>
          <w:tab w:val="left" w:pos="1120"/>
        </w:tabs>
        <w:jc w:val="both"/>
        <w:rPr>
          <w:rFonts w:ascii="Calibri" w:eastAsia="Calibri" w:hAnsi="Calibri" w:cs="Calibri"/>
        </w:rPr>
      </w:pPr>
    </w:p>
    <w:p w:rsidR="00E93549" w:rsidRDefault="00780A8A">
      <w:pPr>
        <w:tabs>
          <w:tab w:val="left" w:pos="560"/>
          <w:tab w:val="left" w:pos="1120"/>
        </w:tabs>
        <w:jc w:val="both"/>
        <w:rPr>
          <w:rFonts w:ascii="Calibri" w:eastAsia="Calibri" w:hAnsi="Calibri" w:cs="Calibri"/>
        </w:rPr>
      </w:pPr>
      <w:r>
        <w:rPr>
          <w:rFonts w:ascii="Calibri" w:eastAsia="Calibri" w:hAnsi="Calibri" w:cs="Calibri"/>
        </w:rPr>
        <w:t>Définition de la puissance intrinsèque : P</w:t>
      </w:r>
      <w:r>
        <w:rPr>
          <w:rFonts w:ascii="Calibri" w:eastAsia="Calibri" w:hAnsi="Calibri" w:cs="Calibri"/>
          <w:vertAlign w:val="subscript"/>
        </w:rPr>
        <w:t>i</w:t>
      </w:r>
      <w:r>
        <w:rPr>
          <w:rFonts w:ascii="Calibri" w:eastAsia="Calibri" w:hAnsi="Calibri" w:cs="Calibri"/>
        </w:rPr>
        <w:t xml:space="preserve"> = θ’/AB = Δ/f’</w:t>
      </w:r>
      <w:r>
        <w:rPr>
          <w:rFonts w:ascii="Calibri" w:eastAsia="Calibri" w:hAnsi="Calibri" w:cs="Calibri"/>
          <w:vertAlign w:val="subscript"/>
        </w:rPr>
        <w:t>1</w:t>
      </w:r>
      <w:r>
        <w:rPr>
          <w:rFonts w:ascii="Calibri" w:eastAsia="Calibri" w:hAnsi="Calibri" w:cs="Calibri"/>
        </w:rPr>
        <w:t>f’</w:t>
      </w:r>
      <w:proofErr w:type="gramStart"/>
      <w:r>
        <w:rPr>
          <w:rFonts w:ascii="Calibri" w:eastAsia="Calibri" w:hAnsi="Calibri" w:cs="Calibri"/>
          <w:vertAlign w:val="subscript"/>
        </w:rPr>
        <w:t xml:space="preserve">2 </w:t>
      </w:r>
      <w:r>
        <w:rPr>
          <w:rFonts w:ascii="Calibri" w:eastAsia="Calibri" w:hAnsi="Calibri" w:cs="Calibri"/>
        </w:rPr>
        <w:t>.</w:t>
      </w:r>
      <w:proofErr w:type="gramEnd"/>
    </w:p>
    <w:p w:rsidR="00E93549" w:rsidRDefault="00780A8A">
      <w:pPr>
        <w:tabs>
          <w:tab w:val="left" w:pos="560"/>
          <w:tab w:val="left" w:pos="1120"/>
        </w:tabs>
        <w:jc w:val="both"/>
        <w:rPr>
          <w:rFonts w:ascii="Calibri" w:eastAsia="Calibri" w:hAnsi="Calibri" w:cs="Calibri"/>
        </w:rPr>
      </w:pPr>
      <w:r>
        <w:rPr>
          <w:rFonts w:ascii="Calibri" w:eastAsia="Calibri" w:hAnsi="Calibri" w:cs="Calibri"/>
        </w:rPr>
        <w:t>Ordre de grandeur : f’</w:t>
      </w:r>
      <w:r>
        <w:rPr>
          <w:rFonts w:ascii="Calibri" w:eastAsia="Calibri" w:hAnsi="Calibri" w:cs="Calibri"/>
          <w:vertAlign w:val="subscript"/>
        </w:rPr>
        <w:t>1</w:t>
      </w:r>
      <w:r>
        <w:rPr>
          <w:rFonts w:ascii="Calibri" w:eastAsia="Calibri" w:hAnsi="Calibri" w:cs="Calibri"/>
        </w:rPr>
        <w:t>=8mm ; f’</w:t>
      </w:r>
      <w:r>
        <w:rPr>
          <w:rFonts w:ascii="Calibri" w:eastAsia="Calibri" w:hAnsi="Calibri" w:cs="Calibri"/>
          <w:vertAlign w:val="subscript"/>
        </w:rPr>
        <w:t>2</w:t>
      </w:r>
      <w:r>
        <w:rPr>
          <w:rFonts w:ascii="Calibri" w:eastAsia="Calibri" w:hAnsi="Calibri" w:cs="Calibri"/>
        </w:rPr>
        <w:t>=25mm ; Δ=160mm → P</w:t>
      </w:r>
      <w:r>
        <w:rPr>
          <w:rFonts w:ascii="Calibri" w:eastAsia="Calibri" w:hAnsi="Calibri" w:cs="Calibri"/>
          <w:vertAlign w:val="subscript"/>
        </w:rPr>
        <w:t>i</w:t>
      </w:r>
      <w:r>
        <w:rPr>
          <w:rFonts w:ascii="Calibri" w:eastAsia="Calibri" w:hAnsi="Calibri" w:cs="Calibri"/>
        </w:rPr>
        <w:t>=800</w:t>
      </w:r>
      <w:proofErr w:type="gramStart"/>
      <w:r>
        <w:rPr>
          <w:rFonts w:ascii="Calibri" w:eastAsia="Calibri" w:hAnsi="Calibri" w:cs="Calibri"/>
        </w:rPr>
        <w:t>δ .</w:t>
      </w:r>
      <w:proofErr w:type="gramEnd"/>
    </w:p>
    <w:p w:rsidR="00E93549" w:rsidRDefault="00E93549">
      <w:pPr>
        <w:tabs>
          <w:tab w:val="left" w:pos="560"/>
          <w:tab w:val="left" w:pos="1120"/>
        </w:tabs>
        <w:jc w:val="both"/>
        <w:rPr>
          <w:rFonts w:ascii="Calibri" w:eastAsia="Calibri" w:hAnsi="Calibri" w:cs="Calibri"/>
        </w:rPr>
      </w:pPr>
    </w:p>
    <w:p w:rsidR="00E93549" w:rsidRDefault="00780A8A">
      <w:pPr>
        <w:tabs>
          <w:tab w:val="left" w:pos="560"/>
          <w:tab w:val="left" w:pos="1120"/>
        </w:tabs>
        <w:jc w:val="both"/>
        <w:rPr>
          <w:rFonts w:ascii="Calibri" w:eastAsia="Calibri" w:hAnsi="Calibri" w:cs="Calibri"/>
        </w:rPr>
      </w:pPr>
      <w:r>
        <w:rPr>
          <w:rFonts w:ascii="Calibri" w:eastAsia="Calibri" w:hAnsi="Calibri" w:cs="Calibri"/>
        </w:rPr>
        <w:t xml:space="preserve">Animation: </w:t>
      </w:r>
      <w:hyperlink r:id="rId12">
        <w:r>
          <w:rPr>
            <w:rFonts w:ascii="Calibri" w:eastAsia="Calibri" w:hAnsi="Calibri" w:cs="Calibri"/>
            <w:color w:val="1155CC"/>
            <w:u w:val="single"/>
          </w:rPr>
          <w:t>https://www.sciences.univ-nantes.fr/sites/genevieve_tulloue/optiqueGeo/instruments/microscope.php?typanim=Javascript</w:t>
        </w:r>
      </w:hyperlink>
    </w:p>
    <w:p w:rsidR="00E93549" w:rsidRDefault="00780A8A">
      <w:pPr>
        <w:tabs>
          <w:tab w:val="left" w:pos="560"/>
          <w:tab w:val="left" w:pos="1120"/>
        </w:tabs>
        <w:jc w:val="both"/>
        <w:rPr>
          <w:rFonts w:ascii="Calibri" w:eastAsia="Calibri" w:hAnsi="Calibri" w:cs="Calibri"/>
        </w:rPr>
      </w:pPr>
      <w:r>
        <w:rPr>
          <w:rFonts w:ascii="Calibri" w:eastAsia="Calibri" w:hAnsi="Calibri" w:cs="Calibri"/>
        </w:rPr>
        <w:t>Lorsqu’on fait bouger la vis de réglage, tout le microscope se déplace d’un seul bloc. Il y a une plage pour laquelle l’image peut être nette, c’est la latitude de mise au point.</w:t>
      </w:r>
    </w:p>
    <w:p w:rsidR="00E93549" w:rsidRDefault="00E93549">
      <w:pPr>
        <w:tabs>
          <w:tab w:val="left" w:pos="560"/>
          <w:tab w:val="left" w:pos="1120"/>
        </w:tabs>
        <w:jc w:val="both"/>
        <w:rPr>
          <w:rFonts w:ascii="Calibri" w:eastAsia="Calibri" w:hAnsi="Calibri" w:cs="Calibri"/>
        </w:rPr>
      </w:pPr>
    </w:p>
    <w:p w:rsidR="00E93549" w:rsidRDefault="00780A8A">
      <w:pPr>
        <w:tabs>
          <w:tab w:val="left" w:pos="560"/>
          <w:tab w:val="left" w:pos="1120"/>
        </w:tabs>
        <w:jc w:val="both"/>
        <w:rPr>
          <w:rFonts w:ascii="Calibri" w:eastAsia="Calibri" w:hAnsi="Calibri" w:cs="Calibri"/>
        </w:rPr>
      </w:pPr>
      <w:r>
        <w:rPr>
          <w:rFonts w:ascii="Calibri" w:eastAsia="Calibri" w:hAnsi="Calibri" w:cs="Calibri"/>
        </w:rPr>
        <w:t xml:space="preserve">Calcul et schéma au tableau. On étudie les deux positions extrêmes pour lesquelles l’image de l’objet est nette pour l’observateur plaçant son </w:t>
      </w:r>
      <w:proofErr w:type="spellStart"/>
      <w:r>
        <w:rPr>
          <w:rFonts w:ascii="Calibri" w:eastAsia="Calibri" w:hAnsi="Calibri" w:cs="Calibri"/>
        </w:rPr>
        <w:t>oeil</w:t>
      </w:r>
      <w:proofErr w:type="spellEnd"/>
      <w:r>
        <w:rPr>
          <w:rFonts w:ascii="Calibri" w:eastAsia="Calibri" w:hAnsi="Calibri" w:cs="Calibri"/>
        </w:rPr>
        <w:t xml:space="preserve"> dans le plan focal image de l’oculaire (cercle oculaire). Position 1 : image de l’objet par l’oculaire dans le plan focal objet de l’objectif, l’observateur voit une image à l’infini. Position 2 : image de l’objet par l’oculaire entre l’objectif et son plan focal objet. Image virtuelle A’’B’’ par l’oculaire au niveau du </w:t>
      </w:r>
      <w:r>
        <w:rPr>
          <w:rFonts w:ascii="Calibri" w:eastAsia="Calibri" w:hAnsi="Calibri" w:cs="Calibri"/>
          <w:i/>
        </w:rPr>
        <w:t xml:space="preserve">punctum </w:t>
      </w:r>
      <w:proofErr w:type="spellStart"/>
      <w:r>
        <w:rPr>
          <w:rFonts w:ascii="Calibri" w:eastAsia="Calibri" w:hAnsi="Calibri" w:cs="Calibri"/>
          <w:i/>
        </w:rPr>
        <w:t>proximum</w:t>
      </w:r>
      <w:proofErr w:type="spellEnd"/>
      <w:r>
        <w:rPr>
          <w:rFonts w:ascii="Calibri" w:eastAsia="Calibri" w:hAnsi="Calibri" w:cs="Calibri"/>
        </w:rPr>
        <w:t xml:space="preserve"> de l’</w:t>
      </w:r>
      <w:proofErr w:type="spellStart"/>
      <w:r>
        <w:rPr>
          <w:rFonts w:ascii="Calibri" w:eastAsia="Calibri" w:hAnsi="Calibri" w:cs="Calibri"/>
        </w:rPr>
        <w:t>oeil</w:t>
      </w:r>
      <w:proofErr w:type="spellEnd"/>
      <w:r>
        <w:rPr>
          <w:rFonts w:ascii="Calibri" w:eastAsia="Calibri" w:hAnsi="Calibri" w:cs="Calibri"/>
        </w:rPr>
        <w:t xml:space="preserve"> placé en F’</w:t>
      </w:r>
      <w:proofErr w:type="gramStart"/>
      <w:r>
        <w:rPr>
          <w:rFonts w:ascii="Calibri" w:eastAsia="Calibri" w:hAnsi="Calibri" w:cs="Calibri"/>
          <w:vertAlign w:val="subscript"/>
        </w:rPr>
        <w:t>2</w:t>
      </w:r>
      <w:r>
        <w:rPr>
          <w:rFonts w:ascii="Calibri" w:eastAsia="Calibri" w:hAnsi="Calibri" w:cs="Calibri"/>
        </w:rPr>
        <w:t xml:space="preserve"> .</w:t>
      </w:r>
      <w:proofErr w:type="gramEnd"/>
    </w:p>
    <w:p w:rsidR="00E93549" w:rsidRDefault="00780A8A">
      <w:pPr>
        <w:tabs>
          <w:tab w:val="left" w:pos="560"/>
          <w:tab w:val="left" w:pos="1120"/>
        </w:tabs>
        <w:jc w:val="both"/>
        <w:rPr>
          <w:rFonts w:ascii="Calibri" w:eastAsia="Calibri" w:hAnsi="Calibri" w:cs="Calibri"/>
        </w:rPr>
      </w:pPr>
      <w:r>
        <w:rPr>
          <w:rFonts w:ascii="Calibri" w:eastAsia="Calibri" w:hAnsi="Calibri" w:cs="Calibri"/>
        </w:rPr>
        <w:t>Détail du calcul et schéma sur les photos du tableau. La relation de conjugaison de Newton avec origine aux foyers est largement utilisée.</w:t>
      </w:r>
    </w:p>
    <w:p w:rsidR="00E93549" w:rsidRDefault="00780A8A">
      <w:pPr>
        <w:tabs>
          <w:tab w:val="left" w:pos="560"/>
          <w:tab w:val="left" w:pos="1120"/>
        </w:tabs>
        <w:jc w:val="both"/>
        <w:rPr>
          <w:rFonts w:ascii="Calibri" w:eastAsia="Calibri" w:hAnsi="Calibri" w:cs="Calibri"/>
        </w:rPr>
      </w:pPr>
      <w:r>
        <w:rPr>
          <w:rFonts w:ascii="Calibri" w:eastAsia="Calibri" w:hAnsi="Calibri" w:cs="Calibri"/>
          <w:noProof/>
          <w:lang w:eastAsia="fr-FR"/>
        </w:rPr>
        <w:lastRenderedPageBreak/>
        <w:drawing>
          <wp:inline distT="114300" distB="114300" distL="114300" distR="114300">
            <wp:extent cx="6103620" cy="406400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6103620" cy="4064000"/>
                    </a:xfrm>
                    <a:prstGeom prst="rect">
                      <a:avLst/>
                    </a:prstGeom>
                    <a:ln/>
                  </pic:spPr>
                </pic:pic>
              </a:graphicData>
            </a:graphic>
          </wp:inline>
        </w:drawing>
      </w:r>
    </w:p>
    <w:p w:rsidR="00E93549" w:rsidRDefault="00780A8A">
      <w:pPr>
        <w:tabs>
          <w:tab w:val="left" w:pos="560"/>
          <w:tab w:val="left" w:pos="1120"/>
        </w:tabs>
        <w:jc w:val="both"/>
        <w:rPr>
          <w:rFonts w:ascii="Calibri" w:eastAsia="Calibri" w:hAnsi="Calibri" w:cs="Calibri"/>
        </w:rPr>
      </w:pPr>
      <w:r>
        <w:rPr>
          <w:rFonts w:ascii="Calibri" w:eastAsia="Calibri" w:hAnsi="Calibri" w:cs="Calibri"/>
          <w:noProof/>
          <w:lang w:eastAsia="fr-FR"/>
        </w:rPr>
        <w:drawing>
          <wp:inline distT="114300" distB="114300" distL="114300" distR="114300">
            <wp:extent cx="6103620" cy="40640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6103620" cy="4064000"/>
                    </a:xfrm>
                    <a:prstGeom prst="rect">
                      <a:avLst/>
                    </a:prstGeom>
                    <a:ln/>
                  </pic:spPr>
                </pic:pic>
              </a:graphicData>
            </a:graphic>
          </wp:inline>
        </w:drawing>
      </w:r>
    </w:p>
    <w:p w:rsidR="00E93549" w:rsidRDefault="00780A8A">
      <w:pPr>
        <w:tabs>
          <w:tab w:val="left" w:pos="560"/>
          <w:tab w:val="left" w:pos="1120"/>
        </w:tabs>
        <w:jc w:val="both"/>
        <w:rPr>
          <w:rFonts w:ascii="Calibri" w:eastAsia="Calibri" w:hAnsi="Calibri" w:cs="Calibri"/>
          <w:b/>
        </w:rPr>
      </w:pPr>
      <w:r>
        <w:rPr>
          <w:rFonts w:ascii="Calibri" w:eastAsia="Calibri" w:hAnsi="Calibri" w:cs="Calibri"/>
        </w:rPr>
        <w:tab/>
      </w:r>
      <w:r>
        <w:rPr>
          <w:rFonts w:ascii="Calibri" w:eastAsia="Calibri" w:hAnsi="Calibri" w:cs="Calibri"/>
          <w:b/>
        </w:rPr>
        <w:t>3 - Limites (5mn)</w:t>
      </w:r>
    </w:p>
    <w:p w:rsidR="00E93549" w:rsidRDefault="00780A8A">
      <w:pPr>
        <w:tabs>
          <w:tab w:val="left" w:pos="560"/>
          <w:tab w:val="left" w:pos="1120"/>
        </w:tabs>
        <w:jc w:val="both"/>
        <w:rPr>
          <w:rFonts w:ascii="Calibri" w:eastAsia="Calibri" w:hAnsi="Calibri" w:cs="Calibri"/>
        </w:rPr>
      </w:pPr>
      <w:r>
        <w:rPr>
          <w:rFonts w:ascii="Calibri" w:eastAsia="Calibri" w:hAnsi="Calibri" w:cs="Calibri"/>
          <w:noProof/>
          <w:lang w:eastAsia="fr-FR"/>
        </w:rPr>
        <w:lastRenderedPageBreak/>
        <w:drawing>
          <wp:inline distT="114300" distB="114300" distL="114300" distR="114300">
            <wp:extent cx="6103620" cy="4064000"/>
            <wp:effectExtent l="0" t="0" r="0" b="0"/>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6103620" cy="4064000"/>
                    </a:xfrm>
                    <a:prstGeom prst="rect">
                      <a:avLst/>
                    </a:prstGeom>
                    <a:ln/>
                  </pic:spPr>
                </pic:pic>
              </a:graphicData>
            </a:graphic>
          </wp:inline>
        </w:drawing>
      </w:r>
    </w:p>
    <w:p w:rsidR="00E93549" w:rsidRDefault="00780A8A">
      <w:pPr>
        <w:tabs>
          <w:tab w:val="left" w:pos="560"/>
          <w:tab w:val="left" w:pos="1120"/>
        </w:tabs>
        <w:jc w:val="both"/>
        <w:rPr>
          <w:rFonts w:ascii="Calibri" w:eastAsia="Calibri" w:hAnsi="Calibri" w:cs="Calibri"/>
        </w:rPr>
      </w:pPr>
      <w:r>
        <w:rPr>
          <w:rFonts w:ascii="Calibri" w:eastAsia="Calibri" w:hAnsi="Calibri" w:cs="Calibri"/>
        </w:rPr>
        <w:t>Limite de résolution due à la diffraction par l’ouverture : on applique le critère de Rayleigh.</w:t>
      </w:r>
    </w:p>
    <w:p w:rsidR="00E93549" w:rsidRDefault="00780A8A">
      <w:pPr>
        <w:tabs>
          <w:tab w:val="left" w:pos="560"/>
          <w:tab w:val="left" w:pos="1120"/>
        </w:tabs>
        <w:jc w:val="both"/>
        <w:rPr>
          <w:rFonts w:ascii="Calibri" w:eastAsia="Calibri" w:hAnsi="Calibri" w:cs="Calibri"/>
        </w:rPr>
      </w:pPr>
      <w:proofErr w:type="spellStart"/>
      <w:r>
        <w:rPr>
          <w:rFonts w:ascii="Calibri" w:eastAsia="Calibri" w:hAnsi="Calibri" w:cs="Calibri"/>
        </w:rPr>
        <w:t>AB</w:t>
      </w:r>
      <w:r>
        <w:rPr>
          <w:rFonts w:ascii="Calibri" w:eastAsia="Calibri" w:hAnsi="Calibri" w:cs="Calibri"/>
          <w:vertAlign w:val="subscript"/>
        </w:rPr>
        <w:t>min</w:t>
      </w:r>
      <w:proofErr w:type="spellEnd"/>
      <w:r>
        <w:rPr>
          <w:rFonts w:ascii="Calibri" w:eastAsia="Calibri" w:hAnsi="Calibri" w:cs="Calibri"/>
        </w:rPr>
        <w:t xml:space="preserve"> = 0,61 λ</w:t>
      </w:r>
      <w:r>
        <w:rPr>
          <w:rFonts w:ascii="Calibri" w:eastAsia="Calibri" w:hAnsi="Calibri" w:cs="Calibri"/>
          <w:vertAlign w:val="subscript"/>
        </w:rPr>
        <w:t>0</w:t>
      </w:r>
      <w:r>
        <w:rPr>
          <w:rFonts w:ascii="Calibri" w:eastAsia="Calibri" w:hAnsi="Calibri" w:cs="Calibri"/>
        </w:rPr>
        <w:t>/n sin(u) = 0,61 λ</w:t>
      </w:r>
      <w:r>
        <w:rPr>
          <w:rFonts w:ascii="Calibri" w:eastAsia="Calibri" w:hAnsi="Calibri" w:cs="Calibri"/>
          <w:vertAlign w:val="subscript"/>
        </w:rPr>
        <w:t>0</w:t>
      </w:r>
      <w:r>
        <w:rPr>
          <w:rFonts w:ascii="Calibri" w:eastAsia="Calibri" w:hAnsi="Calibri" w:cs="Calibri"/>
        </w:rPr>
        <w:t>/ω</w:t>
      </w:r>
      <w:r>
        <w:rPr>
          <w:rFonts w:ascii="Calibri" w:eastAsia="Calibri" w:hAnsi="Calibri" w:cs="Calibri"/>
          <w:vertAlign w:val="subscript"/>
        </w:rPr>
        <w:t>0</w:t>
      </w:r>
      <w:r>
        <w:rPr>
          <w:rFonts w:ascii="Calibri" w:eastAsia="Calibri" w:hAnsi="Calibri" w:cs="Calibri"/>
        </w:rPr>
        <w:t xml:space="preserve"> où ω</w:t>
      </w:r>
      <w:r>
        <w:rPr>
          <w:rFonts w:ascii="Calibri" w:eastAsia="Calibri" w:hAnsi="Calibri" w:cs="Calibri"/>
          <w:vertAlign w:val="subscript"/>
        </w:rPr>
        <w:t>0</w:t>
      </w:r>
      <w:r>
        <w:rPr>
          <w:rFonts w:ascii="Calibri" w:eastAsia="Calibri" w:hAnsi="Calibri" w:cs="Calibri"/>
        </w:rPr>
        <w:t xml:space="preserve"> =n sin(u) est l’ouverture numérique du microscope.</w:t>
      </w:r>
    </w:p>
    <w:p w:rsidR="00E93549" w:rsidRDefault="00E93549">
      <w:pPr>
        <w:tabs>
          <w:tab w:val="left" w:pos="560"/>
          <w:tab w:val="left" w:pos="1120"/>
        </w:tabs>
        <w:jc w:val="both"/>
        <w:rPr>
          <w:rFonts w:ascii="Calibri" w:eastAsia="Calibri" w:hAnsi="Calibri" w:cs="Calibri"/>
        </w:rPr>
      </w:pPr>
    </w:p>
    <w:p w:rsidR="00E93549" w:rsidRDefault="00780A8A">
      <w:pPr>
        <w:tabs>
          <w:tab w:val="left" w:pos="560"/>
          <w:tab w:val="left" w:pos="1120"/>
        </w:tabs>
        <w:jc w:val="both"/>
        <w:rPr>
          <w:rFonts w:ascii="Calibri" w:eastAsia="Calibri" w:hAnsi="Calibri" w:cs="Calibri"/>
        </w:rPr>
      </w:pPr>
      <w:r>
        <w:rPr>
          <w:rFonts w:ascii="Calibri" w:eastAsia="Calibri" w:hAnsi="Calibri" w:cs="Calibri"/>
        </w:rPr>
        <w:t>Aberrations chromatiques et géométriques. Les conditions de Gauss ne sont pas du tout satisfaites dans un microscope</w:t>
      </w:r>
      <w:ins w:id="0" w:author="Agnes Maitre" w:date="2020-12-02T00:47:00Z">
        <w:r w:rsidR="00E92F69">
          <w:rPr>
            <w:rFonts w:ascii="Calibri" w:eastAsia="Calibri" w:hAnsi="Calibri" w:cs="Calibri"/>
          </w:rPr>
          <w:t xml:space="preserve"> lorsque l’objectif a une grande ouverture </w:t>
        </w:r>
        <w:proofErr w:type="spellStart"/>
        <w:r w:rsidR="00E92F69">
          <w:rPr>
            <w:rFonts w:ascii="Calibri" w:eastAsia="Calibri" w:hAnsi="Calibri" w:cs="Calibri"/>
          </w:rPr>
          <w:t>numerique</w:t>
        </w:r>
      </w:ins>
      <w:proofErr w:type="spellEnd"/>
      <w:r>
        <w:rPr>
          <w:rFonts w:ascii="Calibri" w:eastAsia="Calibri" w:hAnsi="Calibri" w:cs="Calibri"/>
        </w:rPr>
        <w:t xml:space="preserve"> </w:t>
      </w:r>
      <w:proofErr w:type="gramStart"/>
      <w:r>
        <w:rPr>
          <w:rFonts w:ascii="Calibri" w:eastAsia="Calibri" w:hAnsi="Calibri" w:cs="Calibri"/>
        </w:rPr>
        <w:t>(</w:t>
      </w:r>
      <w:ins w:id="1" w:author="Agnes Maitre" w:date="2020-12-02T00:48:00Z">
        <w:r w:rsidR="00E92F69">
          <w:rPr>
            <w:rFonts w:ascii="Calibri" w:eastAsia="Calibri" w:hAnsi="Calibri" w:cs="Calibri"/>
          </w:rPr>
          <w:t xml:space="preserve"> pour</w:t>
        </w:r>
        <w:proofErr w:type="gramEnd"/>
        <w:r w:rsidR="00E92F69">
          <w:rPr>
            <w:rFonts w:ascii="Calibri" w:eastAsia="Calibri" w:hAnsi="Calibri" w:cs="Calibri"/>
          </w:rPr>
          <w:t xml:space="preserve"> un objectif d’ouverture </w:t>
        </w:r>
        <w:proofErr w:type="spellStart"/>
        <w:r w:rsidR="00E92F69">
          <w:rPr>
            <w:rFonts w:ascii="Calibri" w:eastAsia="Calibri" w:hAnsi="Calibri" w:cs="Calibri"/>
          </w:rPr>
          <w:t>numerique</w:t>
        </w:r>
        <w:proofErr w:type="spellEnd"/>
        <w:r w:rsidR="00E92F69">
          <w:rPr>
            <w:rFonts w:ascii="Calibri" w:eastAsia="Calibri" w:hAnsi="Calibri" w:cs="Calibri"/>
          </w:rPr>
          <w:t xml:space="preserve"> de 0.95, </w:t>
        </w:r>
      </w:ins>
      <w:r>
        <w:rPr>
          <w:rFonts w:ascii="Calibri" w:eastAsia="Calibri" w:hAnsi="Calibri" w:cs="Calibri"/>
        </w:rPr>
        <w:t>u est de l’ordre de 70°).</w:t>
      </w:r>
    </w:p>
    <w:p w:rsidR="00E93549" w:rsidRDefault="00E93549">
      <w:pPr>
        <w:tabs>
          <w:tab w:val="left" w:pos="560"/>
          <w:tab w:val="left" w:pos="1120"/>
        </w:tabs>
        <w:jc w:val="both"/>
        <w:rPr>
          <w:rFonts w:ascii="Calibri" w:eastAsia="Calibri" w:hAnsi="Calibri" w:cs="Calibri"/>
        </w:rPr>
      </w:pPr>
    </w:p>
    <w:p w:rsidR="00E93549" w:rsidRDefault="00780A8A">
      <w:pPr>
        <w:tabs>
          <w:tab w:val="left" w:pos="560"/>
          <w:tab w:val="left" w:pos="1120"/>
        </w:tabs>
        <w:jc w:val="both"/>
        <w:rPr>
          <w:rFonts w:ascii="Calibri" w:eastAsia="Calibri" w:hAnsi="Calibri" w:cs="Calibri"/>
          <w:b/>
        </w:rPr>
      </w:pPr>
      <w:r>
        <w:rPr>
          <w:rFonts w:ascii="Calibri" w:eastAsia="Calibri" w:hAnsi="Calibri" w:cs="Calibri"/>
          <w:b/>
        </w:rPr>
        <w:t xml:space="preserve">II - Microscope </w:t>
      </w:r>
      <w:proofErr w:type="spellStart"/>
      <w:r>
        <w:rPr>
          <w:rFonts w:ascii="Calibri" w:eastAsia="Calibri" w:hAnsi="Calibri" w:cs="Calibri"/>
          <w:b/>
        </w:rPr>
        <w:t>confocal</w:t>
      </w:r>
      <w:proofErr w:type="spellEnd"/>
      <w:r>
        <w:rPr>
          <w:rFonts w:ascii="Calibri" w:eastAsia="Calibri" w:hAnsi="Calibri" w:cs="Calibri"/>
          <w:b/>
        </w:rPr>
        <w:t xml:space="preserve"> </w:t>
      </w:r>
      <w:del w:id="2" w:author="Agnes Maitre" w:date="2020-12-02T00:47:00Z">
        <w:r w:rsidDel="00E92F69">
          <w:rPr>
            <w:rFonts w:ascii="Calibri" w:eastAsia="Calibri" w:hAnsi="Calibri" w:cs="Calibri"/>
            <w:b/>
          </w:rPr>
          <w:delText xml:space="preserve">laser </w:delText>
        </w:r>
      </w:del>
      <w:r>
        <w:rPr>
          <w:rFonts w:ascii="Calibri" w:eastAsia="Calibri" w:hAnsi="Calibri" w:cs="Calibri"/>
          <w:b/>
        </w:rPr>
        <w:t>(12mn)</w:t>
      </w:r>
    </w:p>
    <w:p w:rsidR="00E93549" w:rsidRDefault="00E93549">
      <w:pPr>
        <w:tabs>
          <w:tab w:val="left" w:pos="560"/>
          <w:tab w:val="left" w:pos="1120"/>
        </w:tabs>
        <w:jc w:val="both"/>
        <w:rPr>
          <w:rFonts w:ascii="Calibri" w:eastAsia="Calibri" w:hAnsi="Calibri" w:cs="Calibri"/>
          <w:b/>
        </w:rPr>
      </w:pPr>
    </w:p>
    <w:p w:rsidR="00E93549" w:rsidRDefault="00780A8A">
      <w:pPr>
        <w:tabs>
          <w:tab w:val="left" w:pos="560"/>
          <w:tab w:val="left" w:pos="1120"/>
        </w:tabs>
        <w:jc w:val="both"/>
        <w:rPr>
          <w:rFonts w:ascii="Calibri" w:eastAsia="Calibri" w:hAnsi="Calibri" w:cs="Calibri"/>
        </w:rPr>
      </w:pPr>
      <w:r>
        <w:rPr>
          <w:rFonts w:ascii="Calibri" w:eastAsia="Calibri" w:hAnsi="Calibri" w:cs="Calibri"/>
        </w:rPr>
        <w:t>C’est une technique de microscopie utilisée dans les sciences médicales. Images d’un nerf optique et de la division cellulaire obtenues par cette technique (ordre de grandeur de quelques micromètres). Cette technique de microscopie permet d’observer un effet tridimensionnel.</w:t>
      </w:r>
    </w:p>
    <w:p w:rsidR="00E93549" w:rsidRDefault="00780A8A">
      <w:pPr>
        <w:tabs>
          <w:tab w:val="left" w:pos="560"/>
          <w:tab w:val="left" w:pos="1120"/>
        </w:tabs>
        <w:jc w:val="both"/>
        <w:rPr>
          <w:rFonts w:ascii="Calibri" w:eastAsia="Calibri" w:hAnsi="Calibri" w:cs="Calibri"/>
        </w:rPr>
      </w:pPr>
      <w:r>
        <w:rPr>
          <w:rFonts w:ascii="Calibri" w:eastAsia="Calibri" w:hAnsi="Calibri" w:cs="Calibri"/>
        </w:rPr>
        <w:t xml:space="preserve">Vidéo de la mitose : </w:t>
      </w:r>
      <w:hyperlink r:id="rId16">
        <w:r>
          <w:rPr>
            <w:rFonts w:ascii="Calibri" w:eastAsia="Calibri" w:hAnsi="Calibri" w:cs="Calibri"/>
            <w:color w:val="1155CC"/>
            <w:u w:val="single"/>
          </w:rPr>
          <w:t>https://www.microscopyu.com/galleries/confocal/laser-scanning</w:t>
        </w:r>
      </w:hyperlink>
    </w:p>
    <w:p w:rsidR="00E93549" w:rsidRDefault="00780A8A">
      <w:pPr>
        <w:tabs>
          <w:tab w:val="left" w:pos="560"/>
          <w:tab w:val="left" w:pos="1120"/>
        </w:tabs>
        <w:jc w:val="both"/>
        <w:rPr>
          <w:rFonts w:ascii="Calibri" w:eastAsia="Calibri" w:hAnsi="Calibri" w:cs="Calibri"/>
        </w:rPr>
      </w:pPr>
      <w:r>
        <w:rPr>
          <w:rFonts w:ascii="Calibri" w:eastAsia="Calibri" w:hAnsi="Calibri" w:cs="Calibri"/>
        </w:rPr>
        <w:t>On voit apparaître deux pôles, les chromosomes s’alignent et se séparent.</w:t>
      </w:r>
    </w:p>
    <w:p w:rsidR="00E93549" w:rsidRDefault="00E93549">
      <w:pPr>
        <w:tabs>
          <w:tab w:val="left" w:pos="560"/>
          <w:tab w:val="left" w:pos="1120"/>
        </w:tabs>
        <w:jc w:val="both"/>
        <w:rPr>
          <w:rFonts w:ascii="Calibri" w:eastAsia="Calibri" w:hAnsi="Calibri" w:cs="Calibri"/>
        </w:rPr>
      </w:pPr>
    </w:p>
    <w:p w:rsidR="00E93549" w:rsidRDefault="00780A8A">
      <w:pPr>
        <w:tabs>
          <w:tab w:val="left" w:pos="560"/>
          <w:tab w:val="left" w:pos="1120"/>
        </w:tabs>
        <w:jc w:val="both"/>
        <w:rPr>
          <w:ins w:id="3" w:author="Agnes Maitre" w:date="2020-12-02T00:50:00Z"/>
          <w:rFonts w:ascii="Calibri" w:eastAsia="Calibri" w:hAnsi="Calibri" w:cs="Calibri"/>
          <w:b/>
        </w:rPr>
      </w:pPr>
      <w:r>
        <w:rPr>
          <w:rFonts w:ascii="Calibri" w:eastAsia="Calibri" w:hAnsi="Calibri" w:cs="Calibri"/>
        </w:rPr>
        <w:tab/>
      </w:r>
      <w:r>
        <w:rPr>
          <w:rFonts w:ascii="Calibri" w:eastAsia="Calibri" w:hAnsi="Calibri" w:cs="Calibri"/>
          <w:b/>
        </w:rPr>
        <w:t xml:space="preserve">1 - Microscopie </w:t>
      </w:r>
      <w:proofErr w:type="spellStart"/>
      <w:ins w:id="4" w:author="Agnes Maitre" w:date="2020-12-02T00:50:00Z">
        <w:r w:rsidR="00E92F69">
          <w:rPr>
            <w:rFonts w:ascii="Calibri" w:eastAsia="Calibri" w:hAnsi="Calibri" w:cs="Calibri"/>
            <w:b/>
          </w:rPr>
          <w:t>confocale</w:t>
        </w:r>
        <w:proofErr w:type="spellEnd"/>
        <w:r w:rsidR="00E92F69">
          <w:rPr>
            <w:rFonts w:ascii="Calibri" w:eastAsia="Calibri" w:hAnsi="Calibri" w:cs="Calibri"/>
            <w:b/>
          </w:rPr>
          <w:t xml:space="preserve"> </w:t>
        </w:r>
      </w:ins>
      <w:r>
        <w:rPr>
          <w:rFonts w:ascii="Calibri" w:eastAsia="Calibri" w:hAnsi="Calibri" w:cs="Calibri"/>
          <w:b/>
        </w:rPr>
        <w:t>de fluorescence (4mn)</w:t>
      </w:r>
      <w:ins w:id="5" w:author="Agnes Maitre" w:date="2020-12-02T00:50:00Z">
        <w:r w:rsidR="00E92F69">
          <w:rPr>
            <w:rFonts w:ascii="Calibri" w:eastAsia="Calibri" w:hAnsi="Calibri" w:cs="Calibri"/>
            <w:b/>
          </w:rPr>
          <w:t xml:space="preserve"> </w:t>
        </w:r>
      </w:ins>
    </w:p>
    <w:p w:rsidR="00E92F69" w:rsidRPr="00E92F69" w:rsidRDefault="00E92F69">
      <w:pPr>
        <w:tabs>
          <w:tab w:val="left" w:pos="560"/>
          <w:tab w:val="left" w:pos="1120"/>
        </w:tabs>
        <w:jc w:val="both"/>
        <w:rPr>
          <w:rFonts w:ascii="Calibri" w:eastAsia="Calibri" w:hAnsi="Calibri" w:cs="Calibri"/>
          <w:i/>
          <w:rPrChange w:id="6" w:author="Agnes Maitre" w:date="2020-12-02T00:50:00Z">
            <w:rPr>
              <w:rFonts w:ascii="Calibri" w:eastAsia="Calibri" w:hAnsi="Calibri" w:cs="Calibri"/>
              <w:b/>
            </w:rPr>
          </w:rPrChange>
        </w:rPr>
      </w:pPr>
      <w:ins w:id="7" w:author="Agnes Maitre" w:date="2020-12-02T00:50:00Z">
        <w:r w:rsidRPr="00E92F69">
          <w:rPr>
            <w:rFonts w:ascii="Calibri" w:eastAsia="Calibri" w:hAnsi="Calibri" w:cs="Calibri"/>
            <w:i/>
            <w:rPrChange w:id="8" w:author="Agnes Maitre" w:date="2020-12-02T00:50:00Z">
              <w:rPr>
                <w:rFonts w:ascii="Calibri" w:eastAsia="Calibri" w:hAnsi="Calibri" w:cs="Calibri"/>
                <w:b/>
              </w:rPr>
            </w:rPrChange>
          </w:rPr>
          <w:t>(</w:t>
        </w:r>
        <w:proofErr w:type="gramStart"/>
        <w:r w:rsidRPr="00E92F69">
          <w:rPr>
            <w:rFonts w:ascii="Calibri" w:eastAsia="Calibri" w:hAnsi="Calibri" w:cs="Calibri"/>
            <w:i/>
            <w:rPrChange w:id="9" w:author="Agnes Maitre" w:date="2020-12-02T00:50:00Z">
              <w:rPr>
                <w:rFonts w:ascii="Calibri" w:eastAsia="Calibri" w:hAnsi="Calibri" w:cs="Calibri"/>
                <w:b/>
              </w:rPr>
            </w:rPrChange>
          </w:rPr>
          <w:t>attention</w:t>
        </w:r>
        <w:proofErr w:type="gramEnd"/>
        <w:r w:rsidRPr="00E92F69">
          <w:rPr>
            <w:rFonts w:ascii="Calibri" w:eastAsia="Calibri" w:hAnsi="Calibri" w:cs="Calibri"/>
            <w:i/>
            <w:rPrChange w:id="10" w:author="Agnes Maitre" w:date="2020-12-02T00:50:00Z">
              <w:rPr>
                <w:rFonts w:ascii="Calibri" w:eastAsia="Calibri" w:hAnsi="Calibri" w:cs="Calibri"/>
                <w:b/>
              </w:rPr>
            </w:rPrChange>
          </w:rPr>
          <w:t xml:space="preserve"> la microscopie de fluorescence n’est pas toujours </w:t>
        </w:r>
        <w:proofErr w:type="spellStart"/>
        <w:r w:rsidRPr="00E92F69">
          <w:rPr>
            <w:rFonts w:ascii="Calibri" w:eastAsia="Calibri" w:hAnsi="Calibri" w:cs="Calibri"/>
            <w:i/>
            <w:rPrChange w:id="11" w:author="Agnes Maitre" w:date="2020-12-02T00:50:00Z">
              <w:rPr>
                <w:rFonts w:ascii="Calibri" w:eastAsia="Calibri" w:hAnsi="Calibri" w:cs="Calibri"/>
                <w:b/>
              </w:rPr>
            </w:rPrChange>
          </w:rPr>
          <w:t>confocale</w:t>
        </w:r>
        <w:proofErr w:type="spellEnd"/>
        <w:r w:rsidRPr="00E92F69">
          <w:rPr>
            <w:rFonts w:ascii="Calibri" w:eastAsia="Calibri" w:hAnsi="Calibri" w:cs="Calibri"/>
            <w:i/>
            <w:rPrChange w:id="12" w:author="Agnes Maitre" w:date="2020-12-02T00:50:00Z">
              <w:rPr>
                <w:rFonts w:ascii="Calibri" w:eastAsia="Calibri" w:hAnsi="Calibri" w:cs="Calibri"/>
                <w:b/>
              </w:rPr>
            </w:rPrChange>
          </w:rPr>
          <w:t>)</w:t>
        </w:r>
      </w:ins>
    </w:p>
    <w:p w:rsidR="00E93549" w:rsidRDefault="00780A8A">
      <w:pPr>
        <w:tabs>
          <w:tab w:val="left" w:pos="560"/>
          <w:tab w:val="left" w:pos="1120"/>
        </w:tabs>
        <w:jc w:val="both"/>
        <w:rPr>
          <w:rFonts w:ascii="Calibri" w:eastAsia="Calibri" w:hAnsi="Calibri" w:cs="Calibri"/>
        </w:rPr>
      </w:pPr>
      <w:r>
        <w:rPr>
          <w:rFonts w:ascii="Calibri" w:eastAsia="Calibri" w:hAnsi="Calibri" w:cs="Calibri"/>
          <w:noProof/>
          <w:lang w:eastAsia="fr-FR"/>
        </w:rPr>
        <w:lastRenderedPageBreak/>
        <w:drawing>
          <wp:inline distT="114300" distB="114300" distL="114300" distR="114300">
            <wp:extent cx="6103620" cy="40640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6103620" cy="4064000"/>
                    </a:xfrm>
                    <a:prstGeom prst="rect">
                      <a:avLst/>
                    </a:prstGeom>
                    <a:ln/>
                  </pic:spPr>
                </pic:pic>
              </a:graphicData>
            </a:graphic>
          </wp:inline>
        </w:drawing>
      </w:r>
    </w:p>
    <w:p w:rsidR="00E93549" w:rsidRDefault="00780A8A">
      <w:pPr>
        <w:tabs>
          <w:tab w:val="left" w:pos="560"/>
          <w:tab w:val="left" w:pos="1120"/>
        </w:tabs>
        <w:jc w:val="both"/>
        <w:rPr>
          <w:rFonts w:ascii="Calibri" w:eastAsia="Calibri" w:hAnsi="Calibri" w:cs="Calibri"/>
        </w:rPr>
      </w:pPr>
      <w:proofErr w:type="spellStart"/>
      <w:r>
        <w:rPr>
          <w:rFonts w:ascii="Calibri" w:eastAsia="Calibri" w:hAnsi="Calibri" w:cs="Calibri"/>
        </w:rPr>
        <w:t>Cf</w:t>
      </w:r>
      <w:proofErr w:type="spellEnd"/>
      <w:r>
        <w:rPr>
          <w:rFonts w:ascii="Calibri" w:eastAsia="Calibri" w:hAnsi="Calibri" w:cs="Calibri"/>
        </w:rPr>
        <w:t xml:space="preserve"> schéma au tableau. On met dans un échantillon des fluorochromes qui se fixent sur les éléments qui nous intéressent. Ces fluorochromes absorbent une certaine longueur d’onde et réémettent une longueur d’onde différente. Le miroir dichroïque réfléchit totalement la longueur d’onde émise et transmet celle réémise par l’échantillon. </w:t>
      </w:r>
    </w:p>
    <w:p w:rsidR="00E93549" w:rsidRDefault="00780A8A">
      <w:pPr>
        <w:tabs>
          <w:tab w:val="left" w:pos="560"/>
          <w:tab w:val="left" w:pos="1120"/>
        </w:tabs>
        <w:jc w:val="both"/>
        <w:rPr>
          <w:rFonts w:ascii="Calibri" w:eastAsia="Calibri" w:hAnsi="Calibri" w:cs="Calibri"/>
        </w:rPr>
      </w:pPr>
      <w:r>
        <w:rPr>
          <w:rFonts w:ascii="Calibri" w:eastAsia="Calibri" w:hAnsi="Calibri" w:cs="Calibri"/>
        </w:rPr>
        <w:tab/>
        <w:t>(Les 40 minutes sont écoulées)</w:t>
      </w:r>
    </w:p>
    <w:p w:rsidR="00E93549" w:rsidRDefault="00E93549">
      <w:pPr>
        <w:tabs>
          <w:tab w:val="left" w:pos="560"/>
          <w:tab w:val="left" w:pos="1120"/>
        </w:tabs>
        <w:jc w:val="both"/>
        <w:rPr>
          <w:rFonts w:ascii="Calibri" w:eastAsia="Calibri" w:hAnsi="Calibri" w:cs="Calibri"/>
        </w:rPr>
      </w:pPr>
    </w:p>
    <w:p w:rsidR="00E93549" w:rsidRDefault="00780A8A">
      <w:pPr>
        <w:tabs>
          <w:tab w:val="left" w:pos="560"/>
          <w:tab w:val="left" w:pos="1120"/>
        </w:tabs>
        <w:jc w:val="both"/>
        <w:rPr>
          <w:rFonts w:ascii="Calibri" w:eastAsia="Calibri" w:hAnsi="Calibri" w:cs="Calibri"/>
          <w:b/>
        </w:rPr>
      </w:pPr>
      <w:r>
        <w:rPr>
          <w:rFonts w:ascii="Calibri" w:eastAsia="Calibri" w:hAnsi="Calibri" w:cs="Calibri"/>
        </w:rPr>
        <w:tab/>
      </w:r>
      <w:r>
        <w:rPr>
          <w:rFonts w:ascii="Calibri" w:eastAsia="Calibri" w:hAnsi="Calibri" w:cs="Calibri"/>
          <w:b/>
        </w:rPr>
        <w:t xml:space="preserve">2 - Microscope </w:t>
      </w:r>
      <w:proofErr w:type="spellStart"/>
      <w:r>
        <w:rPr>
          <w:rFonts w:ascii="Calibri" w:eastAsia="Calibri" w:hAnsi="Calibri" w:cs="Calibri"/>
          <w:b/>
        </w:rPr>
        <w:t>confocal</w:t>
      </w:r>
      <w:proofErr w:type="spellEnd"/>
      <w:r>
        <w:rPr>
          <w:rFonts w:ascii="Calibri" w:eastAsia="Calibri" w:hAnsi="Calibri" w:cs="Calibri"/>
          <w:b/>
        </w:rPr>
        <w:t xml:space="preserve"> (5mn)</w:t>
      </w:r>
    </w:p>
    <w:p w:rsidR="00E93549" w:rsidRDefault="00E93549">
      <w:pPr>
        <w:tabs>
          <w:tab w:val="left" w:pos="560"/>
          <w:tab w:val="left" w:pos="1120"/>
        </w:tabs>
        <w:jc w:val="both"/>
        <w:rPr>
          <w:rFonts w:ascii="Calibri" w:eastAsia="Calibri" w:hAnsi="Calibri" w:cs="Calibri"/>
          <w:b/>
        </w:rPr>
      </w:pPr>
    </w:p>
    <w:p w:rsidR="00E93549" w:rsidRDefault="00780A8A">
      <w:pPr>
        <w:tabs>
          <w:tab w:val="left" w:pos="560"/>
          <w:tab w:val="left" w:pos="1120"/>
        </w:tabs>
        <w:jc w:val="both"/>
        <w:rPr>
          <w:rFonts w:ascii="Calibri" w:eastAsia="Calibri" w:hAnsi="Calibri" w:cs="Calibri"/>
        </w:rPr>
      </w:pPr>
      <w:r>
        <w:rPr>
          <w:rFonts w:ascii="Calibri" w:eastAsia="Calibri" w:hAnsi="Calibri" w:cs="Calibri"/>
          <w:noProof/>
          <w:lang w:eastAsia="fr-FR"/>
        </w:rPr>
        <w:lastRenderedPageBreak/>
        <w:drawing>
          <wp:inline distT="114300" distB="114300" distL="114300" distR="114300">
            <wp:extent cx="6103620" cy="4064000"/>
            <wp:effectExtent l="0" t="0" r="0" b="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6103620" cy="4064000"/>
                    </a:xfrm>
                    <a:prstGeom prst="rect">
                      <a:avLst/>
                    </a:prstGeom>
                    <a:ln/>
                  </pic:spPr>
                </pic:pic>
              </a:graphicData>
            </a:graphic>
          </wp:inline>
        </w:drawing>
      </w:r>
      <w:r>
        <w:rPr>
          <w:rFonts w:ascii="Calibri" w:eastAsia="Calibri" w:hAnsi="Calibri" w:cs="Calibri"/>
        </w:rPr>
        <w:tab/>
      </w:r>
      <w:proofErr w:type="spellStart"/>
      <w:r>
        <w:rPr>
          <w:rFonts w:ascii="Calibri" w:eastAsia="Calibri" w:hAnsi="Calibri" w:cs="Calibri"/>
        </w:rPr>
        <w:t>Cf</w:t>
      </w:r>
      <w:proofErr w:type="spellEnd"/>
      <w:r>
        <w:rPr>
          <w:rFonts w:ascii="Calibri" w:eastAsia="Calibri" w:hAnsi="Calibri" w:cs="Calibri"/>
        </w:rPr>
        <w:t xml:space="preserve"> schéma au tableau. On utilise un trou au niveau de la source, et un objectif focalise le faisceau et fait l’image du trou sur l’échantillon.  De plus, un trou de même dimension au niveau du capteur élimine les rayons parasites et permet de s’assurer qu’on sélectionne uniquement le rayonnement venant du point étudié.</w:t>
      </w:r>
    </w:p>
    <w:p w:rsidR="00E93549" w:rsidRDefault="00780A8A">
      <w:pPr>
        <w:tabs>
          <w:tab w:val="left" w:pos="560"/>
          <w:tab w:val="left" w:pos="1120"/>
        </w:tabs>
        <w:jc w:val="both"/>
        <w:rPr>
          <w:rFonts w:ascii="Calibri" w:eastAsia="Calibri" w:hAnsi="Calibri" w:cs="Calibri"/>
        </w:rPr>
      </w:pPr>
      <w:r>
        <w:rPr>
          <w:rFonts w:ascii="Calibri" w:eastAsia="Calibri" w:hAnsi="Calibri" w:cs="Calibri"/>
        </w:rPr>
        <w:t>Ainsi seul le plan du trou, où les rayons sont concentrés, va être excité par le rayonnement ce qui permet de sonder l’échantillon en trois dimensions. En effet si on place l’échantillon plus haut ou plus bas le rayonnement ne passera pas par le trou devant le capteur. Ceci permet de reconstituer point par point l’image de l’échantillon, et d’obtenir par reconstruction une image 3D. On peut également suivre un mouvement.</w:t>
      </w:r>
    </w:p>
    <w:p w:rsidR="00E93549" w:rsidRDefault="00E93549">
      <w:pPr>
        <w:tabs>
          <w:tab w:val="left" w:pos="560"/>
          <w:tab w:val="left" w:pos="1120"/>
        </w:tabs>
        <w:jc w:val="both"/>
        <w:rPr>
          <w:rFonts w:ascii="Calibri" w:eastAsia="Calibri" w:hAnsi="Calibri" w:cs="Calibri"/>
        </w:rPr>
      </w:pPr>
    </w:p>
    <w:p w:rsidR="00E93549" w:rsidRDefault="00780A8A">
      <w:pPr>
        <w:tabs>
          <w:tab w:val="left" w:pos="560"/>
          <w:tab w:val="left" w:pos="1120"/>
        </w:tabs>
        <w:jc w:val="both"/>
        <w:rPr>
          <w:rFonts w:ascii="Calibri" w:eastAsia="Calibri" w:hAnsi="Calibri" w:cs="Calibri"/>
          <w:b/>
        </w:rPr>
      </w:pPr>
      <w:r>
        <w:rPr>
          <w:rFonts w:ascii="Calibri" w:eastAsia="Calibri" w:hAnsi="Calibri" w:cs="Calibri"/>
          <w:b/>
        </w:rPr>
        <w:t>Conclusion (1mn)</w:t>
      </w:r>
    </w:p>
    <w:p w:rsidR="00E93549" w:rsidRDefault="00780A8A">
      <w:pPr>
        <w:tabs>
          <w:tab w:val="left" w:pos="560"/>
          <w:tab w:val="left" w:pos="1120"/>
        </w:tabs>
        <w:jc w:val="both"/>
        <w:rPr>
          <w:rFonts w:ascii="Calibri" w:eastAsia="Calibri" w:hAnsi="Calibri" w:cs="Calibri"/>
        </w:rPr>
      </w:pPr>
      <w:r>
        <w:rPr>
          <w:rFonts w:ascii="Calibri" w:eastAsia="Calibri" w:hAnsi="Calibri" w:cs="Calibri"/>
        </w:rPr>
        <w:t xml:space="preserve">Nous avons vu le microscope classique et le microscope </w:t>
      </w:r>
      <w:proofErr w:type="spellStart"/>
      <w:r>
        <w:rPr>
          <w:rFonts w:ascii="Calibri" w:eastAsia="Calibri" w:hAnsi="Calibri" w:cs="Calibri"/>
        </w:rPr>
        <w:t>confocal</w:t>
      </w:r>
      <w:proofErr w:type="spellEnd"/>
      <w:del w:id="13" w:author="Agnes Maitre" w:date="2020-12-02T00:51:00Z">
        <w:r w:rsidDel="00E92F69">
          <w:rPr>
            <w:rFonts w:ascii="Calibri" w:eastAsia="Calibri" w:hAnsi="Calibri" w:cs="Calibri"/>
          </w:rPr>
          <w:delText xml:space="preserve"> laser</w:delText>
        </w:r>
      </w:del>
      <w:r>
        <w:rPr>
          <w:rFonts w:ascii="Calibri" w:eastAsia="Calibri" w:hAnsi="Calibri" w:cs="Calibri"/>
        </w:rPr>
        <w:t>. Mais d’autres microscopies existent : microscope polarisant, microscope à contraste de phase</w:t>
      </w:r>
      <w:ins w:id="14" w:author="Agnes Maitre" w:date="2020-12-02T00:51:00Z">
        <w:r w:rsidR="00E92F69">
          <w:rPr>
            <w:rFonts w:ascii="Calibri" w:eastAsia="Calibri" w:hAnsi="Calibri" w:cs="Calibri"/>
          </w:rPr>
          <w:t>, </w:t>
        </w:r>
      </w:ins>
      <w:ins w:id="15" w:author="Agnes Maitre" w:date="2020-12-02T00:52:00Z">
        <w:r w:rsidR="00E92F69">
          <w:rPr>
            <w:rFonts w:ascii="Calibri" w:eastAsia="Calibri" w:hAnsi="Calibri" w:cs="Calibri"/>
          </w:rPr>
          <w:t>…</w:t>
        </w:r>
      </w:ins>
      <w:r>
        <w:rPr>
          <w:rFonts w:ascii="Calibri" w:eastAsia="Calibri" w:hAnsi="Calibri" w:cs="Calibri"/>
        </w:rPr>
        <w:t>. Cependant à cause de la diffraction la microscopie optique a une résolution limitée. Avec la microscopie électronique, on peut étudier des objets bien plus petits.</w:t>
      </w: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780A8A">
      <w:pPr>
        <w:tabs>
          <w:tab w:val="left" w:pos="560"/>
          <w:tab w:val="left" w:pos="1120"/>
        </w:tabs>
        <w:jc w:val="both"/>
        <w:rPr>
          <w:rFonts w:ascii="Calibri" w:eastAsia="Calibri" w:hAnsi="Calibri" w:cs="Calibri"/>
        </w:rPr>
      </w:pPr>
      <w:r>
        <w:br w:type="page"/>
      </w:r>
    </w:p>
    <w:p w:rsidR="00E93549" w:rsidRDefault="00E93549">
      <w:pPr>
        <w:tabs>
          <w:tab w:val="left" w:pos="560"/>
          <w:tab w:val="left" w:pos="1120"/>
        </w:tabs>
        <w:jc w:val="both"/>
        <w:rPr>
          <w:rFonts w:ascii="Calibri" w:eastAsia="Calibri" w:hAnsi="Calibri" w:cs="Calibri"/>
        </w:rPr>
      </w:pPr>
    </w:p>
    <w:p w:rsidR="00E93549" w:rsidRDefault="00780A8A">
      <w:pPr>
        <w:pStyle w:val="Titre1"/>
        <w:numPr>
          <w:ilvl w:val="0"/>
          <w:numId w:val="3"/>
        </w:numPr>
      </w:pPr>
      <w:r>
        <w:t>Questions posées par l’enseignant (avec réponses)</w:t>
      </w:r>
    </w:p>
    <w:p w:rsidR="00E93549" w:rsidRDefault="00E93549">
      <w:pPr>
        <w:tabs>
          <w:tab w:val="left" w:pos="560"/>
          <w:tab w:val="left" w:pos="1120"/>
        </w:tabs>
        <w:jc w:val="both"/>
        <w:rPr>
          <w:rFonts w:ascii="Calibri" w:eastAsia="Calibri" w:hAnsi="Calibri" w:cs="Calibri"/>
        </w:rPr>
      </w:pPr>
    </w:p>
    <w:p w:rsidR="00E93549" w:rsidRDefault="00780A8A">
      <w:pPr>
        <w:tabs>
          <w:tab w:val="left" w:pos="560"/>
          <w:tab w:val="left" w:pos="1120"/>
        </w:tabs>
        <w:jc w:val="both"/>
        <w:rPr>
          <w:rFonts w:ascii="Calibri" w:eastAsia="Calibri" w:hAnsi="Calibri" w:cs="Calibri"/>
          <w:i/>
        </w:rPr>
      </w:pPr>
      <w:r>
        <w:rPr>
          <w:rFonts w:ascii="Calibri" w:eastAsia="Calibri" w:hAnsi="Calibri" w:cs="Calibri"/>
          <w:i/>
        </w:rPr>
        <w:t>(</w:t>
      </w:r>
      <w:proofErr w:type="gramStart"/>
      <w:r>
        <w:rPr>
          <w:rFonts w:ascii="Calibri" w:eastAsia="Calibri" w:hAnsi="Calibri" w:cs="Calibri"/>
          <w:i/>
        </w:rPr>
        <w:t>l’étudiant</w:t>
      </w:r>
      <w:proofErr w:type="gramEnd"/>
      <w:r>
        <w:rPr>
          <w:rFonts w:ascii="Calibri" w:eastAsia="Calibri" w:hAnsi="Calibri" w:cs="Calibri"/>
          <w:i/>
        </w:rPr>
        <w:t xml:space="preserve"> liste les questions posées, ainsi que les réponses données par l’enseignant. Si certaines réponses manquent, </w:t>
      </w:r>
      <w:r>
        <w:rPr>
          <w:rFonts w:ascii="Calibri" w:eastAsia="Calibri" w:hAnsi="Calibri" w:cs="Calibri"/>
          <w:i/>
          <w:highlight w:val="darkYellow"/>
        </w:rPr>
        <w:t>l’enseignant</w:t>
      </w:r>
      <w:r>
        <w:rPr>
          <w:rFonts w:ascii="Calibri" w:eastAsia="Calibri" w:hAnsi="Calibri" w:cs="Calibri"/>
          <w:i/>
        </w:rPr>
        <w:t xml:space="preserve"> pourra compléter le document)</w:t>
      </w:r>
    </w:p>
    <w:p w:rsidR="00E93549" w:rsidRDefault="00E93549">
      <w:pPr>
        <w:tabs>
          <w:tab w:val="left" w:pos="560"/>
          <w:tab w:val="left" w:pos="1120"/>
        </w:tabs>
        <w:jc w:val="both"/>
        <w:rPr>
          <w:rFonts w:ascii="Calibri" w:eastAsia="Calibri" w:hAnsi="Calibri" w:cs="Calibri"/>
        </w:rPr>
      </w:pPr>
    </w:p>
    <w:p w:rsidR="00E93549" w:rsidRDefault="00780A8A">
      <w:pPr>
        <w:numPr>
          <w:ilvl w:val="0"/>
          <w:numId w:val="1"/>
        </w:numPr>
        <w:tabs>
          <w:tab w:val="left" w:pos="560"/>
          <w:tab w:val="left" w:pos="1120"/>
        </w:tabs>
        <w:jc w:val="both"/>
        <w:rPr>
          <w:rFonts w:ascii="Calibri" w:eastAsia="Calibri" w:hAnsi="Calibri" w:cs="Calibri"/>
        </w:rPr>
      </w:pPr>
      <w:r>
        <w:rPr>
          <w:rFonts w:ascii="Calibri" w:eastAsia="Calibri" w:hAnsi="Calibri" w:cs="Calibri"/>
        </w:rPr>
        <w:t xml:space="preserve">Vous avez parlé de latitude de mise au point. Quelle vis </w:t>
      </w:r>
      <w:del w:id="16" w:author="Agnes Maitre" w:date="2020-12-02T00:52:00Z">
        <w:r w:rsidDel="00E92F69">
          <w:rPr>
            <w:rFonts w:ascii="Calibri" w:eastAsia="Calibri" w:hAnsi="Calibri" w:cs="Calibri"/>
          </w:rPr>
          <w:delText xml:space="preserve">on </w:delText>
        </w:r>
      </w:del>
      <w:r>
        <w:rPr>
          <w:rFonts w:ascii="Calibri" w:eastAsia="Calibri" w:hAnsi="Calibri" w:cs="Calibri"/>
        </w:rPr>
        <w:t>utilise</w:t>
      </w:r>
      <w:ins w:id="17" w:author="Agnes Maitre" w:date="2020-12-02T00:52:00Z">
        <w:r w:rsidR="00E92F69">
          <w:rPr>
            <w:rFonts w:ascii="Calibri" w:eastAsia="Calibri" w:hAnsi="Calibri" w:cs="Calibri"/>
          </w:rPr>
          <w:t>-t-on</w:t>
        </w:r>
      </w:ins>
      <w:r>
        <w:rPr>
          <w:rFonts w:ascii="Calibri" w:eastAsia="Calibri" w:hAnsi="Calibri" w:cs="Calibri"/>
        </w:rPr>
        <w:t xml:space="preserve"> pour régler la mise au point ?</w:t>
      </w:r>
    </w:p>
    <w:p w:rsidR="00E93549" w:rsidRDefault="00780A8A">
      <w:pPr>
        <w:numPr>
          <w:ilvl w:val="0"/>
          <w:numId w:val="1"/>
        </w:numPr>
        <w:tabs>
          <w:tab w:val="left" w:pos="560"/>
          <w:tab w:val="left" w:pos="1120"/>
        </w:tabs>
        <w:jc w:val="both"/>
        <w:rPr>
          <w:rFonts w:ascii="Calibri" w:eastAsia="Calibri" w:hAnsi="Calibri" w:cs="Calibri"/>
        </w:rPr>
      </w:pPr>
      <w:r>
        <w:rPr>
          <w:rFonts w:ascii="Calibri" w:eastAsia="Calibri" w:hAnsi="Calibri" w:cs="Calibri"/>
        </w:rPr>
        <w:t xml:space="preserve">On préfère avoir une grande ou une petite profondeur de champ pour observer l’objet précisément ? Est-ce qu’il y a vraiment un compromis entre profondeur de champ et grossissement ? C’est un “plus” ou un “moins” de réduire la profondeur de champ ? </w:t>
      </w:r>
      <w:r>
        <w:rPr>
          <w:rFonts w:ascii="Calibri" w:eastAsia="Calibri" w:hAnsi="Calibri" w:cs="Calibri"/>
          <w:i/>
        </w:rPr>
        <w:t>En fait, si on veut se focaliser sur un plan donné, c’est mieux d’avoir une faible profondeur de champ. On ne peut alors plus vraiment parler de compromis entre profondeur de champ et grossissement.</w:t>
      </w:r>
      <w:ins w:id="18" w:author="Agnes Maitre" w:date="2020-12-02T00:53:00Z">
        <w:r w:rsidR="00E92F69">
          <w:rPr>
            <w:rFonts w:ascii="Calibri" w:eastAsia="Calibri" w:hAnsi="Calibri" w:cs="Calibri"/>
            <w:i/>
          </w:rPr>
          <w:t xml:space="preserve"> La profondeur de champ est liée à l’ouverture numérique du système mais en fait surtout de l</w:t>
        </w:r>
      </w:ins>
      <w:ins w:id="19" w:author="Agnes Maitre" w:date="2020-12-02T00:54:00Z">
        <w:r w:rsidR="00E92F69">
          <w:rPr>
            <w:rFonts w:ascii="Calibri" w:eastAsia="Calibri" w:hAnsi="Calibri" w:cs="Calibri"/>
            <w:i/>
          </w:rPr>
          <w:t>’objectif. En général un fort grossissement st lié plut</w:t>
        </w:r>
      </w:ins>
      <w:ins w:id="20" w:author="Agnes Maitre" w:date="2020-12-02T00:55:00Z">
        <w:r w:rsidR="00E92F69">
          <w:rPr>
            <w:rFonts w:ascii="Calibri" w:eastAsia="Calibri" w:hAnsi="Calibri" w:cs="Calibri"/>
            <w:i/>
          </w:rPr>
          <w:t xml:space="preserve">ôt </w:t>
        </w:r>
      </w:ins>
      <w:ins w:id="21" w:author="Agnes Maitre" w:date="2020-12-02T00:54:00Z">
        <w:r w:rsidR="00E92F69">
          <w:rPr>
            <w:rFonts w:ascii="Calibri" w:eastAsia="Calibri" w:hAnsi="Calibri" w:cs="Calibri"/>
            <w:i/>
          </w:rPr>
          <w:t xml:space="preserve">à une ouverture </w:t>
        </w:r>
        <w:proofErr w:type="spellStart"/>
        <w:r w:rsidR="00E92F69">
          <w:rPr>
            <w:rFonts w:ascii="Calibri" w:eastAsia="Calibri" w:hAnsi="Calibri" w:cs="Calibri"/>
            <w:i/>
          </w:rPr>
          <w:t>n</w:t>
        </w:r>
      </w:ins>
      <w:ins w:id="22" w:author="Agnes Maitre" w:date="2020-12-02T00:55:00Z">
        <w:r w:rsidR="00E92F69">
          <w:rPr>
            <w:rFonts w:ascii="Calibri" w:eastAsia="Calibri" w:hAnsi="Calibri" w:cs="Calibri"/>
            <w:i/>
          </w:rPr>
          <w:t>um</w:t>
        </w:r>
      </w:ins>
      <w:ins w:id="23" w:author="Agnes Maitre" w:date="2020-12-02T00:54:00Z">
        <w:r w:rsidR="00E92F69">
          <w:rPr>
            <w:rFonts w:ascii="Calibri" w:eastAsia="Calibri" w:hAnsi="Calibri" w:cs="Calibri"/>
            <w:i/>
          </w:rPr>
          <w:t>erique</w:t>
        </w:r>
        <w:proofErr w:type="spellEnd"/>
        <w:r w:rsidR="00E92F69">
          <w:rPr>
            <w:rFonts w:ascii="Calibri" w:eastAsia="Calibri" w:hAnsi="Calibri" w:cs="Calibri"/>
            <w:i/>
          </w:rPr>
          <w:t xml:space="preserve"> importante, </w:t>
        </w:r>
      </w:ins>
      <w:ins w:id="24" w:author="Agnes Maitre" w:date="2020-12-02T00:55:00Z">
        <w:r w:rsidR="00E92F69">
          <w:rPr>
            <w:rFonts w:ascii="Calibri" w:eastAsia="Calibri" w:hAnsi="Calibri" w:cs="Calibri"/>
            <w:i/>
          </w:rPr>
          <w:t xml:space="preserve">mais ce n’est pas une équivalence. Pour un même grossissement on peut avoir </w:t>
        </w:r>
      </w:ins>
      <w:ins w:id="25" w:author="Agnes Maitre" w:date="2020-12-02T01:23:00Z">
        <w:r w:rsidR="00F66D48">
          <w:rPr>
            <w:rFonts w:ascii="Calibri" w:eastAsia="Calibri" w:hAnsi="Calibri" w:cs="Calibri"/>
            <w:i/>
          </w:rPr>
          <w:t>des</w:t>
        </w:r>
      </w:ins>
      <w:ins w:id="26" w:author="Agnes Maitre" w:date="2020-12-02T00:55:00Z">
        <w:r w:rsidR="00E92F69">
          <w:rPr>
            <w:rFonts w:ascii="Calibri" w:eastAsia="Calibri" w:hAnsi="Calibri" w:cs="Calibri"/>
            <w:i/>
          </w:rPr>
          <w:t xml:space="preserve"> ouvertures numériques</w:t>
        </w:r>
      </w:ins>
      <w:ins w:id="27" w:author="Agnes Maitre" w:date="2020-12-02T01:23:00Z">
        <w:r w:rsidR="00F66D48">
          <w:rPr>
            <w:rFonts w:ascii="Calibri" w:eastAsia="Calibri" w:hAnsi="Calibri" w:cs="Calibri"/>
            <w:i/>
          </w:rPr>
          <w:t xml:space="preserve"> différentes suivant les objectifs.</w:t>
        </w:r>
      </w:ins>
    </w:p>
    <w:p w:rsidR="00E93549" w:rsidRDefault="00780A8A">
      <w:pPr>
        <w:numPr>
          <w:ilvl w:val="0"/>
          <w:numId w:val="1"/>
        </w:numPr>
        <w:tabs>
          <w:tab w:val="left" w:pos="560"/>
          <w:tab w:val="left" w:pos="1120"/>
        </w:tabs>
        <w:jc w:val="both"/>
        <w:rPr>
          <w:rFonts w:ascii="Calibri" w:eastAsia="Calibri" w:hAnsi="Calibri" w:cs="Calibri"/>
        </w:rPr>
      </w:pPr>
      <w:r>
        <w:rPr>
          <w:rFonts w:ascii="Calibri" w:eastAsia="Calibri" w:hAnsi="Calibri" w:cs="Calibri"/>
        </w:rPr>
        <w:t xml:space="preserve">Parler de l’éclairage du microscope. (On observe l’objet par transparence avec un éclairage de </w:t>
      </w:r>
      <w:proofErr w:type="spellStart"/>
      <w:r>
        <w:rPr>
          <w:rFonts w:ascii="Calibri" w:eastAsia="Calibri" w:hAnsi="Calibri" w:cs="Calibri"/>
        </w:rPr>
        <w:t>Kohler</w:t>
      </w:r>
      <w:proofErr w:type="spellEnd"/>
      <w:r>
        <w:rPr>
          <w:rFonts w:ascii="Calibri" w:eastAsia="Calibri" w:hAnsi="Calibri" w:cs="Calibri"/>
        </w:rPr>
        <w:t xml:space="preserve">) C’est quoi un éclairage de </w:t>
      </w:r>
      <w:proofErr w:type="spellStart"/>
      <w:r>
        <w:rPr>
          <w:rFonts w:ascii="Calibri" w:eastAsia="Calibri" w:hAnsi="Calibri" w:cs="Calibri"/>
        </w:rPr>
        <w:t>Kohler</w:t>
      </w:r>
      <w:proofErr w:type="spellEnd"/>
      <w:r>
        <w:rPr>
          <w:rFonts w:ascii="Calibri" w:eastAsia="Calibri" w:hAnsi="Calibri" w:cs="Calibri"/>
        </w:rPr>
        <w:t xml:space="preserve"> ? </w:t>
      </w:r>
      <w:r>
        <w:rPr>
          <w:rFonts w:ascii="Calibri" w:eastAsia="Calibri" w:hAnsi="Calibri" w:cs="Calibri"/>
          <w:i/>
        </w:rPr>
        <w:t xml:space="preserve">C’est un éclairage avec une lampe </w:t>
      </w:r>
      <w:del w:id="28" w:author="Agnes Maitre" w:date="2020-12-02T00:55:00Z">
        <w:r w:rsidDel="00E92F69">
          <w:rPr>
            <w:rFonts w:ascii="Calibri" w:eastAsia="Calibri" w:hAnsi="Calibri" w:cs="Calibri"/>
            <w:i/>
          </w:rPr>
          <w:delText xml:space="preserve">qui as plutôt des UV (type vapeur de mercure). Il faut éviter d’avoir les longueurs d’ondes de fluorescence dans la source. </w:delText>
        </w:r>
      </w:del>
      <w:r>
        <w:rPr>
          <w:rFonts w:ascii="Calibri" w:eastAsia="Calibri" w:hAnsi="Calibri" w:cs="Calibri"/>
          <w:i/>
        </w:rPr>
        <w:t>On ajoute à la source un condenseur et une lentille qui forme la transformée de Fourier du filament de la source sur l’objet, ainsi on évitera de superposer l’image de l’objet et celle de la source.</w:t>
      </w:r>
    </w:p>
    <w:p w:rsidR="00E93549" w:rsidRDefault="00780A8A">
      <w:pPr>
        <w:numPr>
          <w:ilvl w:val="0"/>
          <w:numId w:val="1"/>
        </w:numPr>
        <w:tabs>
          <w:tab w:val="left" w:pos="560"/>
          <w:tab w:val="left" w:pos="1120"/>
        </w:tabs>
        <w:jc w:val="both"/>
        <w:rPr>
          <w:rFonts w:ascii="Calibri" w:eastAsia="Calibri" w:hAnsi="Calibri" w:cs="Calibri"/>
        </w:rPr>
      </w:pPr>
      <w:r>
        <w:rPr>
          <w:rFonts w:ascii="Calibri" w:eastAsia="Calibri" w:hAnsi="Calibri" w:cs="Calibri"/>
        </w:rPr>
        <w:t>Pourquoi on met un diaphragme dans le plan focal F’</w:t>
      </w:r>
      <w:r>
        <w:rPr>
          <w:rFonts w:ascii="Calibri" w:eastAsia="Calibri" w:hAnsi="Calibri" w:cs="Calibri"/>
          <w:vertAlign w:val="subscript"/>
        </w:rPr>
        <w:t>1</w:t>
      </w:r>
      <w:r>
        <w:rPr>
          <w:rFonts w:ascii="Calibri" w:eastAsia="Calibri" w:hAnsi="Calibri" w:cs="Calibri"/>
        </w:rPr>
        <w:t xml:space="preserve"> ? On n’a pas intérêt à le laisser tout le temps ouvert ?</w:t>
      </w:r>
    </w:p>
    <w:p w:rsidR="00E93549" w:rsidRDefault="00780A8A">
      <w:pPr>
        <w:numPr>
          <w:ilvl w:val="0"/>
          <w:numId w:val="1"/>
        </w:numPr>
        <w:tabs>
          <w:tab w:val="left" w:pos="560"/>
          <w:tab w:val="left" w:pos="1120"/>
        </w:tabs>
        <w:jc w:val="both"/>
        <w:rPr>
          <w:rFonts w:ascii="Calibri" w:eastAsia="Calibri" w:hAnsi="Calibri" w:cs="Calibri"/>
        </w:rPr>
      </w:pPr>
      <w:r>
        <w:rPr>
          <w:rFonts w:ascii="Calibri" w:eastAsia="Calibri" w:hAnsi="Calibri" w:cs="Calibri"/>
        </w:rPr>
        <w:t>C’est toujours éclairé par transparence ? (Non on peut le faire par réflexion aussi).</w:t>
      </w:r>
    </w:p>
    <w:p w:rsidR="00E93549" w:rsidRDefault="00780A8A">
      <w:pPr>
        <w:numPr>
          <w:ilvl w:val="0"/>
          <w:numId w:val="1"/>
        </w:numPr>
        <w:tabs>
          <w:tab w:val="left" w:pos="560"/>
          <w:tab w:val="left" w:pos="1120"/>
        </w:tabs>
        <w:jc w:val="both"/>
        <w:rPr>
          <w:rFonts w:ascii="Calibri" w:eastAsia="Calibri" w:hAnsi="Calibri" w:cs="Calibri"/>
        </w:rPr>
      </w:pPr>
      <w:r>
        <w:rPr>
          <w:rFonts w:ascii="Calibri" w:eastAsia="Calibri" w:hAnsi="Calibri" w:cs="Calibri"/>
        </w:rPr>
        <w:t xml:space="preserve">Qu’est-ce qu’on choisit comme lampe pour la microscopie ? (Un laser pour la microscopie </w:t>
      </w:r>
      <w:proofErr w:type="spellStart"/>
      <w:r>
        <w:rPr>
          <w:rFonts w:ascii="Calibri" w:eastAsia="Calibri" w:hAnsi="Calibri" w:cs="Calibri"/>
        </w:rPr>
        <w:t>confocale</w:t>
      </w:r>
      <w:proofErr w:type="spellEnd"/>
      <w:r>
        <w:rPr>
          <w:rFonts w:ascii="Calibri" w:eastAsia="Calibri" w:hAnsi="Calibri" w:cs="Calibri"/>
        </w:rPr>
        <w:t xml:space="preserve">). Pourquoi un laser ? C’est important la cohérence </w:t>
      </w:r>
      <w:proofErr w:type="gramStart"/>
      <w:ins w:id="29" w:author="Agnes Maitre" w:date="2020-12-02T00:57:00Z">
        <w:r w:rsidR="005B363C">
          <w:rPr>
            <w:rFonts w:ascii="Calibri" w:eastAsia="Calibri" w:hAnsi="Calibri" w:cs="Calibri"/>
          </w:rPr>
          <w:t>temporelle</w:t>
        </w:r>
      </w:ins>
      <w:r>
        <w:rPr>
          <w:rFonts w:ascii="Calibri" w:eastAsia="Calibri" w:hAnsi="Calibri" w:cs="Calibri"/>
        </w:rPr>
        <w:t>?</w:t>
      </w:r>
      <w:proofErr w:type="gramEnd"/>
      <w:r>
        <w:rPr>
          <w:rFonts w:ascii="Calibri" w:eastAsia="Calibri" w:hAnsi="Calibri" w:cs="Calibri"/>
        </w:rPr>
        <w:t xml:space="preserve"> (</w:t>
      </w:r>
      <w:proofErr w:type="gramStart"/>
      <w:r>
        <w:rPr>
          <w:rFonts w:ascii="Calibri" w:eastAsia="Calibri" w:hAnsi="Calibri" w:cs="Calibri"/>
        </w:rPr>
        <w:t>Non;</w:t>
      </w:r>
      <w:proofErr w:type="gramEnd"/>
      <w:r>
        <w:rPr>
          <w:rFonts w:ascii="Calibri" w:eastAsia="Calibri" w:hAnsi="Calibri" w:cs="Calibri"/>
        </w:rPr>
        <w:t xml:space="preserve"> on peut aussi utiliser une lumière blanche ou à filament). Du coup pourquoi on prend souvent un laser ? (Forte puissance</w:t>
      </w:r>
      <w:ins w:id="30" w:author="Agnes Maitre" w:date="2020-12-02T00:56:00Z">
        <w:r w:rsidR="005B363C">
          <w:rPr>
            <w:rFonts w:ascii="Calibri" w:eastAsia="Calibri" w:hAnsi="Calibri" w:cs="Calibri"/>
          </w:rPr>
          <w:t xml:space="preserve"> et </w:t>
        </w:r>
        <w:proofErr w:type="spellStart"/>
        <w:r w:rsidR="005B363C">
          <w:rPr>
            <w:rFonts w:ascii="Calibri" w:eastAsia="Calibri" w:hAnsi="Calibri" w:cs="Calibri"/>
          </w:rPr>
          <w:t>faiceau</w:t>
        </w:r>
        <w:proofErr w:type="spellEnd"/>
        <w:r w:rsidR="005B363C">
          <w:rPr>
            <w:rFonts w:ascii="Calibri" w:eastAsia="Calibri" w:hAnsi="Calibri" w:cs="Calibri"/>
          </w:rPr>
          <w:t xml:space="preserve"> </w:t>
        </w:r>
      </w:ins>
      <w:ins w:id="31" w:author="Agnes Maitre" w:date="2020-12-02T00:57:00Z">
        <w:r w:rsidR="005B363C">
          <w:rPr>
            <w:rFonts w:ascii="Calibri" w:eastAsia="Calibri" w:hAnsi="Calibri" w:cs="Calibri"/>
          </w:rPr>
          <w:t xml:space="preserve">focalisé sur une petite </w:t>
        </w:r>
        <w:proofErr w:type="gramStart"/>
        <w:r w:rsidR="005B363C">
          <w:rPr>
            <w:rFonts w:ascii="Calibri" w:eastAsia="Calibri" w:hAnsi="Calibri" w:cs="Calibri"/>
          </w:rPr>
          <w:t>surface</w:t>
        </w:r>
      </w:ins>
      <w:ins w:id="32" w:author="Agnes Maitre" w:date="2020-12-02T00:56:00Z">
        <w:r w:rsidR="005B363C">
          <w:rPr>
            <w:rFonts w:ascii="Calibri" w:eastAsia="Calibri" w:hAnsi="Calibri" w:cs="Calibri"/>
          </w:rPr>
          <w:t xml:space="preserve"> </w:t>
        </w:r>
      </w:ins>
      <w:r>
        <w:rPr>
          <w:rFonts w:ascii="Calibri" w:eastAsia="Calibri" w:hAnsi="Calibri" w:cs="Calibri"/>
        </w:rPr>
        <w:t>)</w:t>
      </w:r>
      <w:proofErr w:type="gramEnd"/>
      <w:r>
        <w:rPr>
          <w:rFonts w:ascii="Calibri" w:eastAsia="Calibri" w:hAnsi="Calibri" w:cs="Calibri"/>
        </w:rPr>
        <w:t>. Dans ce cas on a encore besoin du petit trou ? (Non il vaut mieux l’enlever sinon on aura de la diffraction).</w:t>
      </w:r>
    </w:p>
    <w:p w:rsidR="00E93549" w:rsidRDefault="00780A8A">
      <w:pPr>
        <w:numPr>
          <w:ilvl w:val="0"/>
          <w:numId w:val="1"/>
        </w:numPr>
        <w:tabs>
          <w:tab w:val="left" w:pos="560"/>
          <w:tab w:val="left" w:pos="1120"/>
        </w:tabs>
        <w:jc w:val="both"/>
        <w:rPr>
          <w:rFonts w:ascii="Calibri" w:eastAsia="Calibri" w:hAnsi="Calibri" w:cs="Calibri"/>
        </w:rPr>
      </w:pPr>
      <w:r>
        <w:rPr>
          <w:rFonts w:ascii="Calibri" w:eastAsia="Calibri" w:hAnsi="Calibri" w:cs="Calibri"/>
        </w:rPr>
        <w:t xml:space="preserve">Un objectif c’est quoi exactement ? (C’est une combinaison astucieuse de lentilles qui </w:t>
      </w:r>
      <w:del w:id="33" w:author="Agnes Maitre" w:date="2020-12-02T00:57:00Z">
        <w:r w:rsidDel="005B363C">
          <w:rPr>
            <w:rFonts w:ascii="Calibri" w:eastAsia="Calibri" w:hAnsi="Calibri" w:cs="Calibri"/>
          </w:rPr>
          <w:delText xml:space="preserve">supprime </w:delText>
        </w:r>
      </w:del>
      <w:ins w:id="34" w:author="Agnes Maitre" w:date="2020-12-02T00:57:00Z">
        <w:r w:rsidR="005B363C">
          <w:rPr>
            <w:rFonts w:ascii="Calibri" w:eastAsia="Calibri" w:hAnsi="Calibri" w:cs="Calibri"/>
          </w:rPr>
          <w:t>limite</w:t>
        </w:r>
        <w:r w:rsidR="005B363C">
          <w:rPr>
            <w:rFonts w:ascii="Calibri" w:eastAsia="Calibri" w:hAnsi="Calibri" w:cs="Calibri"/>
          </w:rPr>
          <w:t xml:space="preserve"> </w:t>
        </w:r>
      </w:ins>
      <w:r>
        <w:rPr>
          <w:rFonts w:ascii="Calibri" w:eastAsia="Calibri" w:hAnsi="Calibri" w:cs="Calibri"/>
        </w:rPr>
        <w:t>les aberrations.)</w:t>
      </w:r>
    </w:p>
    <w:p w:rsidR="00E93549" w:rsidRDefault="00780A8A">
      <w:pPr>
        <w:numPr>
          <w:ilvl w:val="0"/>
          <w:numId w:val="1"/>
        </w:numPr>
        <w:tabs>
          <w:tab w:val="left" w:pos="560"/>
          <w:tab w:val="left" w:pos="1120"/>
        </w:tabs>
        <w:jc w:val="both"/>
        <w:rPr>
          <w:rFonts w:ascii="Calibri" w:eastAsia="Calibri" w:hAnsi="Calibri" w:cs="Calibri"/>
        </w:rPr>
      </w:pPr>
      <w:r>
        <w:rPr>
          <w:rFonts w:ascii="Calibri" w:eastAsia="Calibri" w:hAnsi="Calibri" w:cs="Calibri"/>
        </w:rPr>
        <w:t xml:space="preserve">Dans la microscopie de fluorescence il y a trois filtres : filtre d’excitation, miroir dichroïque et filtre d’émission. Comment ils marchent ? </w:t>
      </w:r>
      <w:r>
        <w:rPr>
          <w:rFonts w:ascii="Calibri" w:eastAsia="Calibri" w:hAnsi="Calibri" w:cs="Calibri"/>
          <w:i/>
        </w:rPr>
        <w:t xml:space="preserve">Le filtre d’excitation est </w:t>
      </w:r>
      <w:del w:id="35" w:author="Agnes Maitre" w:date="2020-12-02T00:58:00Z">
        <w:r w:rsidDel="005B363C">
          <w:rPr>
            <w:rFonts w:ascii="Calibri" w:eastAsia="Calibri" w:hAnsi="Calibri" w:cs="Calibri"/>
            <w:i/>
          </w:rPr>
          <w:delText>une association</w:delText>
        </w:r>
      </w:del>
      <w:ins w:id="36" w:author="Agnes Maitre" w:date="2020-12-02T00:58:00Z">
        <w:r w:rsidR="005B363C">
          <w:rPr>
            <w:rFonts w:ascii="Calibri" w:eastAsia="Calibri" w:hAnsi="Calibri" w:cs="Calibri"/>
            <w:i/>
          </w:rPr>
          <w:t>un filtre interférentiel formé d’une alternance de couches minces de</w:t>
        </w:r>
      </w:ins>
      <w:del w:id="37" w:author="Agnes Maitre" w:date="2020-12-02T00:58:00Z">
        <w:r w:rsidDel="005B363C">
          <w:rPr>
            <w:rFonts w:ascii="Calibri" w:eastAsia="Calibri" w:hAnsi="Calibri" w:cs="Calibri"/>
            <w:i/>
          </w:rPr>
          <w:delText xml:space="preserve"> de</w:delText>
        </w:r>
      </w:del>
      <w:r>
        <w:rPr>
          <w:rFonts w:ascii="Calibri" w:eastAsia="Calibri" w:hAnsi="Calibri" w:cs="Calibri"/>
          <w:i/>
        </w:rPr>
        <w:t xml:space="preserve"> diélectriques. Le filtre d’émission</w:t>
      </w:r>
      <w:ins w:id="38" w:author="Agnes Maitre" w:date="2020-12-02T00:59:00Z">
        <w:r w:rsidR="005B363C">
          <w:rPr>
            <w:rFonts w:ascii="Calibri" w:eastAsia="Calibri" w:hAnsi="Calibri" w:cs="Calibri"/>
            <w:i/>
          </w:rPr>
          <w:t>, aussi un filtre interférentiel,</w:t>
        </w:r>
      </w:ins>
      <w:r>
        <w:rPr>
          <w:rFonts w:ascii="Calibri" w:eastAsia="Calibri" w:hAnsi="Calibri" w:cs="Calibri"/>
          <w:i/>
        </w:rPr>
        <w:t xml:space="preserve"> est le plus important, il sert à enlever les rayonnements parasites qui viennent de la source, parce qu’en fait la réflectivité du miroir dichroïque n’est jamais de 100% pour la longueur d’onde de la source. Le filtre dichroïque est </w:t>
      </w:r>
      <w:ins w:id="39" w:author="Agnes Maitre" w:date="2020-12-02T00:59:00Z">
        <w:r w:rsidR="005B363C">
          <w:rPr>
            <w:rFonts w:ascii="Calibri" w:eastAsia="Calibri" w:hAnsi="Calibri" w:cs="Calibri"/>
            <w:i/>
          </w:rPr>
          <w:t xml:space="preserve">aussi </w:t>
        </w:r>
      </w:ins>
      <w:r>
        <w:rPr>
          <w:rFonts w:ascii="Calibri" w:eastAsia="Calibri" w:hAnsi="Calibri" w:cs="Calibri"/>
          <w:i/>
        </w:rPr>
        <w:t>un filtre interférentiel.</w:t>
      </w:r>
    </w:p>
    <w:p w:rsidR="00E93549" w:rsidRDefault="00780A8A">
      <w:pPr>
        <w:numPr>
          <w:ilvl w:val="0"/>
          <w:numId w:val="1"/>
        </w:numPr>
        <w:tabs>
          <w:tab w:val="left" w:pos="560"/>
          <w:tab w:val="left" w:pos="1120"/>
        </w:tabs>
        <w:jc w:val="both"/>
        <w:rPr>
          <w:rFonts w:ascii="Calibri" w:eastAsia="Calibri" w:hAnsi="Calibri" w:cs="Calibri"/>
        </w:rPr>
      </w:pPr>
      <w:r>
        <w:rPr>
          <w:rFonts w:ascii="Calibri" w:eastAsia="Calibri" w:hAnsi="Calibri" w:cs="Calibri"/>
        </w:rPr>
        <w:t>A quoi servent les fluorochromes ? (</w:t>
      </w:r>
      <w:proofErr w:type="gramStart"/>
      <w:r>
        <w:rPr>
          <w:rFonts w:ascii="Calibri" w:eastAsia="Calibri" w:hAnsi="Calibri" w:cs="Calibri"/>
        </w:rPr>
        <w:t>rendre</w:t>
      </w:r>
      <w:proofErr w:type="gramEnd"/>
      <w:r>
        <w:rPr>
          <w:rFonts w:ascii="Calibri" w:eastAsia="Calibri" w:hAnsi="Calibri" w:cs="Calibri"/>
        </w:rPr>
        <w:t xml:space="preserve"> fluorescent les éléments qui nous intéressent). Sur votre vidéo on voit du rouge et du vert, comment on fait pour avoir ça ? Est-ce que c’est utile d’avoir deux capteurs dans ce cas ? (Non il y a des capteurs à plusieurs couleurs. Par contre il faut des fluorochromes qui soient excités par la même longueur d’onde). Est-ce que ça c’est un problème ? En général on prend quoi comme type de source ? Quel est le filtre d’excitation typique que l’on va prendre ?</w:t>
      </w:r>
    </w:p>
    <w:p w:rsidR="00E93549" w:rsidRDefault="00780A8A">
      <w:pPr>
        <w:numPr>
          <w:ilvl w:val="0"/>
          <w:numId w:val="1"/>
        </w:numPr>
        <w:tabs>
          <w:tab w:val="left" w:pos="560"/>
          <w:tab w:val="left" w:pos="1120"/>
        </w:tabs>
        <w:jc w:val="both"/>
        <w:rPr>
          <w:rFonts w:ascii="Calibri" w:eastAsia="Calibri" w:hAnsi="Calibri" w:cs="Calibri"/>
        </w:rPr>
      </w:pPr>
      <w:r>
        <w:rPr>
          <w:rFonts w:ascii="Calibri" w:eastAsia="Calibri" w:hAnsi="Calibri" w:cs="Calibri"/>
        </w:rPr>
        <w:lastRenderedPageBreak/>
        <w:t xml:space="preserve">Pouvez-vous représenter ce qui se passe pour la fluorescence d’une molécule sur un diagramme en niveaux d’énergie ? A la fin la molécule arrive sur un niveau d’énergie plus bas ou plus élevé qu’initialement ? </w:t>
      </w:r>
      <w:r>
        <w:rPr>
          <w:rFonts w:ascii="Calibri" w:eastAsia="Calibri" w:hAnsi="Calibri" w:cs="Calibri"/>
          <w:i/>
        </w:rPr>
        <w:t xml:space="preserve">En fait ça redescend jusqu’en bas, mais on perd une partie de l’énergie par des processus non radiatifs. </w:t>
      </w:r>
      <w:r>
        <w:rPr>
          <w:rFonts w:ascii="Calibri" w:eastAsia="Calibri" w:hAnsi="Calibri" w:cs="Calibri"/>
        </w:rPr>
        <w:t>Du coup on choisit quoi comme longueur d’onde d’excitation ? (</w:t>
      </w:r>
      <w:proofErr w:type="gramStart"/>
      <w:r>
        <w:rPr>
          <w:rFonts w:ascii="Calibri" w:eastAsia="Calibri" w:hAnsi="Calibri" w:cs="Calibri"/>
        </w:rPr>
        <w:t>bleu</w:t>
      </w:r>
      <w:proofErr w:type="gramEnd"/>
      <w:r>
        <w:rPr>
          <w:rFonts w:ascii="Calibri" w:eastAsia="Calibri" w:hAnsi="Calibri" w:cs="Calibri"/>
        </w:rPr>
        <w:t xml:space="preserve"> ou UV).</w:t>
      </w:r>
    </w:p>
    <w:p w:rsidR="00E93549" w:rsidRDefault="00780A8A">
      <w:pPr>
        <w:numPr>
          <w:ilvl w:val="0"/>
          <w:numId w:val="1"/>
        </w:numPr>
        <w:tabs>
          <w:tab w:val="left" w:pos="560"/>
          <w:tab w:val="left" w:pos="1120"/>
        </w:tabs>
        <w:jc w:val="both"/>
        <w:rPr>
          <w:rFonts w:ascii="Calibri" w:eastAsia="Calibri" w:hAnsi="Calibri" w:cs="Calibri"/>
        </w:rPr>
      </w:pPr>
      <w:r>
        <w:rPr>
          <w:rFonts w:ascii="Calibri" w:eastAsia="Calibri" w:hAnsi="Calibri" w:cs="Calibri"/>
        </w:rPr>
        <w:t xml:space="preserve">Pouvez-vous expliquer un peu plus la microscopie </w:t>
      </w:r>
      <w:proofErr w:type="spellStart"/>
      <w:r>
        <w:rPr>
          <w:rFonts w:ascii="Calibri" w:eastAsia="Calibri" w:hAnsi="Calibri" w:cs="Calibri"/>
        </w:rPr>
        <w:t>confocale</w:t>
      </w:r>
      <w:proofErr w:type="spellEnd"/>
      <w:r>
        <w:rPr>
          <w:rFonts w:ascii="Calibri" w:eastAsia="Calibri" w:hAnsi="Calibri" w:cs="Calibri"/>
        </w:rPr>
        <w:t xml:space="preserve"> ? Comment on fait pour suivre les aspérités d’une surface ? (On déplace l’échantillon pour faire un scan</w:t>
      </w:r>
      <w:ins w:id="40" w:author="Agnes Maitre" w:date="2020-12-02T01:00:00Z">
        <w:r w:rsidR="005B363C">
          <w:rPr>
            <w:rFonts w:ascii="Calibri" w:eastAsia="Calibri" w:hAnsi="Calibri" w:cs="Calibri"/>
          </w:rPr>
          <w:t xml:space="preserve"> en XY puis en </w:t>
        </w:r>
        <w:proofErr w:type="gramStart"/>
        <w:r w:rsidR="005B363C">
          <w:rPr>
            <w:rFonts w:ascii="Calibri" w:eastAsia="Calibri" w:hAnsi="Calibri" w:cs="Calibri"/>
          </w:rPr>
          <w:t>z</w:t>
        </w:r>
      </w:ins>
      <w:r>
        <w:rPr>
          <w:rFonts w:ascii="Calibri" w:eastAsia="Calibri" w:hAnsi="Calibri" w:cs="Calibri"/>
        </w:rPr>
        <w:t>)</w:t>
      </w:r>
      <w:proofErr w:type="spellStart"/>
      <w:ins w:id="41" w:author="Agnes Maitre" w:date="2020-12-02T01:01:00Z">
        <w:r w:rsidR="005B363C">
          <w:rPr>
            <w:rFonts w:ascii="Calibri" w:eastAsia="Calibri" w:hAnsi="Calibri" w:cs="Calibri"/>
          </w:rPr>
          <w:t>C</w:t>
        </w:r>
        <w:proofErr w:type="gramEnd"/>
        <w:r w:rsidR="005B363C">
          <w:rPr>
            <w:rFonts w:ascii="Calibri" w:eastAsia="Calibri" w:hAnsi="Calibri" w:cs="Calibri"/>
          </w:rPr>
          <w:t xml:space="preserve"> est</w:t>
        </w:r>
        <w:proofErr w:type="spellEnd"/>
        <w:r w:rsidR="005B363C">
          <w:rPr>
            <w:rFonts w:ascii="Calibri" w:eastAsia="Calibri" w:hAnsi="Calibri" w:cs="Calibri"/>
          </w:rPr>
          <w:t xml:space="preserve"> le trou </w:t>
        </w:r>
        <w:proofErr w:type="spellStart"/>
        <w:r w:rsidR="005B363C">
          <w:rPr>
            <w:rFonts w:ascii="Calibri" w:eastAsia="Calibri" w:hAnsi="Calibri" w:cs="Calibri"/>
          </w:rPr>
          <w:t>confocal</w:t>
        </w:r>
        <w:proofErr w:type="spellEnd"/>
        <w:r w:rsidR="005B363C">
          <w:rPr>
            <w:rFonts w:ascii="Calibri" w:eastAsia="Calibri" w:hAnsi="Calibri" w:cs="Calibri"/>
          </w:rPr>
          <w:t xml:space="preserve"> placé dans le plan image qui permet de </w:t>
        </w:r>
      </w:ins>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780A8A">
      <w:pPr>
        <w:pStyle w:val="Titre1"/>
        <w:numPr>
          <w:ilvl w:val="0"/>
          <w:numId w:val="3"/>
        </w:numPr>
      </w:pPr>
      <w:r>
        <w:t>Commentaires lors de la correction de la leçon</w:t>
      </w:r>
    </w:p>
    <w:p w:rsidR="00E93549" w:rsidRDefault="00E93549">
      <w:pPr>
        <w:tabs>
          <w:tab w:val="left" w:pos="560"/>
          <w:tab w:val="left" w:pos="1120"/>
        </w:tabs>
        <w:jc w:val="both"/>
        <w:rPr>
          <w:rFonts w:ascii="Calibri" w:eastAsia="Calibri" w:hAnsi="Calibri" w:cs="Calibri"/>
        </w:rPr>
      </w:pPr>
    </w:p>
    <w:p w:rsidR="00E93549" w:rsidRDefault="00780A8A">
      <w:pPr>
        <w:tabs>
          <w:tab w:val="left" w:pos="560"/>
          <w:tab w:val="left" w:pos="1120"/>
        </w:tabs>
        <w:jc w:val="both"/>
        <w:rPr>
          <w:rFonts w:ascii="Calibri" w:eastAsia="Calibri" w:hAnsi="Calibri" w:cs="Calibri"/>
          <w:i/>
        </w:rPr>
      </w:pPr>
      <w:r>
        <w:rPr>
          <w:rFonts w:ascii="Calibri" w:eastAsia="Calibri" w:hAnsi="Calibri" w:cs="Calibri"/>
          <w:i/>
        </w:rPr>
        <w:t>(</w:t>
      </w:r>
      <w:proofErr w:type="gramStart"/>
      <w:r>
        <w:rPr>
          <w:rFonts w:ascii="Calibri" w:eastAsia="Calibri" w:hAnsi="Calibri" w:cs="Calibri"/>
          <w:i/>
        </w:rPr>
        <w:t>l’étudiant</w:t>
      </w:r>
      <w:proofErr w:type="gramEnd"/>
      <w:r>
        <w:rPr>
          <w:rFonts w:ascii="Calibri" w:eastAsia="Calibri" w:hAnsi="Calibri" w:cs="Calibri"/>
          <w:i/>
        </w:rPr>
        <w:t xml:space="preserve"> note les commentaires relatifs au contenu de la leçon : niveau, sujets abordés, enchaînement, réponses aux questions, etc. </w:t>
      </w:r>
      <w:r>
        <w:rPr>
          <w:rFonts w:ascii="Calibri" w:eastAsia="Calibri" w:hAnsi="Calibri" w:cs="Calibri"/>
          <w:i/>
          <w:highlight w:val="darkYellow"/>
        </w:rPr>
        <w:t>L’enseignant</w:t>
      </w:r>
      <w:r>
        <w:rPr>
          <w:rFonts w:ascii="Calibri" w:eastAsia="Calibri" w:hAnsi="Calibri" w:cs="Calibri"/>
          <w:i/>
        </w:rPr>
        <w:t xml:space="preserve"> relit, et rectifie si besoin)</w:t>
      </w:r>
    </w:p>
    <w:p w:rsidR="00E93549" w:rsidRDefault="00780A8A">
      <w:pPr>
        <w:tabs>
          <w:tab w:val="left" w:pos="560"/>
          <w:tab w:val="left" w:pos="1120"/>
        </w:tabs>
        <w:jc w:val="both"/>
        <w:rPr>
          <w:rFonts w:ascii="Calibri" w:eastAsia="Calibri" w:hAnsi="Calibri" w:cs="Calibri"/>
        </w:rPr>
      </w:pPr>
      <w:r>
        <w:rPr>
          <w:rFonts w:ascii="Calibri" w:eastAsia="Calibri" w:hAnsi="Calibri" w:cs="Calibri"/>
        </w:rPr>
        <w:t>Commentaires :</w:t>
      </w:r>
    </w:p>
    <w:p w:rsidR="00E93549" w:rsidRDefault="00780A8A">
      <w:pPr>
        <w:numPr>
          <w:ilvl w:val="0"/>
          <w:numId w:val="2"/>
        </w:numPr>
        <w:tabs>
          <w:tab w:val="left" w:pos="560"/>
          <w:tab w:val="left" w:pos="1120"/>
        </w:tabs>
        <w:jc w:val="both"/>
        <w:rPr>
          <w:rFonts w:ascii="Calibri" w:eastAsia="Calibri" w:hAnsi="Calibri" w:cs="Calibri"/>
        </w:rPr>
      </w:pPr>
      <w:r>
        <w:rPr>
          <w:rFonts w:ascii="Calibri" w:eastAsia="Calibri" w:hAnsi="Calibri" w:cs="Calibri"/>
        </w:rPr>
        <w:t>C’était bien de montrer des images, il faut aller sur le site de Nikon pour trouver des belles images de microscopie (</w:t>
      </w:r>
      <w:proofErr w:type="spellStart"/>
      <w:r>
        <w:rPr>
          <w:rFonts w:ascii="Calibri" w:eastAsia="Calibri" w:hAnsi="Calibri" w:cs="Calibri"/>
        </w:rPr>
        <w:t>MicroscopyU</w:t>
      </w:r>
      <w:proofErr w:type="spellEnd"/>
      <w:r>
        <w:rPr>
          <w:rFonts w:ascii="Calibri" w:eastAsia="Calibri" w:hAnsi="Calibri" w:cs="Calibri"/>
        </w:rPr>
        <w:t xml:space="preserve"> et </w:t>
      </w:r>
      <w:proofErr w:type="spellStart"/>
      <w:r>
        <w:rPr>
          <w:rFonts w:ascii="Calibri" w:eastAsia="Calibri" w:hAnsi="Calibri" w:cs="Calibri"/>
        </w:rPr>
        <w:t>Nikon's</w:t>
      </w:r>
      <w:proofErr w:type="spellEnd"/>
      <w:r>
        <w:rPr>
          <w:rFonts w:ascii="Calibri" w:eastAsia="Calibri" w:hAnsi="Calibri" w:cs="Calibri"/>
        </w:rPr>
        <w:t xml:space="preserve"> Small World)</w:t>
      </w:r>
    </w:p>
    <w:p w:rsidR="00E93549" w:rsidRDefault="00780A8A">
      <w:pPr>
        <w:numPr>
          <w:ilvl w:val="0"/>
          <w:numId w:val="2"/>
        </w:numPr>
        <w:tabs>
          <w:tab w:val="left" w:pos="560"/>
          <w:tab w:val="left" w:pos="1120"/>
        </w:tabs>
        <w:jc w:val="both"/>
        <w:rPr>
          <w:rFonts w:ascii="Calibri" w:eastAsia="Calibri" w:hAnsi="Calibri" w:cs="Calibri"/>
        </w:rPr>
      </w:pPr>
      <w:r>
        <w:rPr>
          <w:rFonts w:ascii="Calibri" w:eastAsia="Calibri" w:hAnsi="Calibri" w:cs="Calibri"/>
        </w:rPr>
        <w:t>Vous avez beaucoup présenté le microscope classique et c’est un choix qui se tient. Les calculs sont relativement complexes et le souci c’est que ça prend beaucoup de temps. Votre choix pédagogique se base beaucoup sur les calculs, mais vous n’avez pas traité d’autres aspects comme l’éclairage et la détection.</w:t>
      </w:r>
    </w:p>
    <w:p w:rsidR="00E93549" w:rsidRDefault="00780A8A">
      <w:pPr>
        <w:numPr>
          <w:ilvl w:val="0"/>
          <w:numId w:val="2"/>
        </w:numPr>
        <w:tabs>
          <w:tab w:val="left" w:pos="560"/>
          <w:tab w:val="left" w:pos="1120"/>
        </w:tabs>
        <w:jc w:val="both"/>
        <w:rPr>
          <w:rFonts w:ascii="Calibri" w:eastAsia="Calibri" w:hAnsi="Calibri" w:cs="Calibri"/>
        </w:rPr>
      </w:pPr>
      <w:r>
        <w:rPr>
          <w:rFonts w:ascii="Calibri" w:eastAsia="Calibri" w:hAnsi="Calibri" w:cs="Calibri"/>
        </w:rPr>
        <w:t xml:space="preserve">Il manque un peu de choses sur le microscope dans ses conditions de fonctionnement réelles : ouverture, grandissement. </w:t>
      </w:r>
    </w:p>
    <w:p w:rsidR="00E93549" w:rsidRDefault="00780A8A">
      <w:pPr>
        <w:numPr>
          <w:ilvl w:val="0"/>
          <w:numId w:val="2"/>
        </w:numPr>
        <w:tabs>
          <w:tab w:val="left" w:pos="560"/>
          <w:tab w:val="left" w:pos="1120"/>
        </w:tabs>
        <w:jc w:val="both"/>
        <w:rPr>
          <w:rFonts w:ascii="Calibri" w:eastAsia="Calibri" w:hAnsi="Calibri" w:cs="Calibri"/>
        </w:rPr>
      </w:pPr>
      <w:r>
        <w:rPr>
          <w:rFonts w:ascii="Calibri" w:eastAsia="Calibri" w:hAnsi="Calibri" w:cs="Calibri"/>
        </w:rPr>
        <w:t xml:space="preserve">Pour la microscopie moderne le microscope à fluorescence est largement suffisant et relativement facile à représenter. On n’est en fait pas nécessairement </w:t>
      </w:r>
      <w:proofErr w:type="spellStart"/>
      <w:r>
        <w:rPr>
          <w:rFonts w:ascii="Calibri" w:eastAsia="Calibri" w:hAnsi="Calibri" w:cs="Calibri"/>
        </w:rPr>
        <w:t>confocal</w:t>
      </w:r>
      <w:proofErr w:type="spellEnd"/>
      <w:r>
        <w:rPr>
          <w:rFonts w:ascii="Calibri" w:eastAsia="Calibri" w:hAnsi="Calibri" w:cs="Calibri"/>
        </w:rPr>
        <w:t xml:space="preserve"> en fluorescence. En plus, ce n’est pas forcément évident d’expliquer comment le trou permet de gagner en résolution dans la microscopie </w:t>
      </w:r>
      <w:proofErr w:type="spellStart"/>
      <w:r>
        <w:rPr>
          <w:rFonts w:ascii="Calibri" w:eastAsia="Calibri" w:hAnsi="Calibri" w:cs="Calibri"/>
        </w:rPr>
        <w:t>confocale</w:t>
      </w:r>
      <w:proofErr w:type="spellEnd"/>
      <w:r>
        <w:rPr>
          <w:rFonts w:ascii="Calibri" w:eastAsia="Calibri" w:hAnsi="Calibri" w:cs="Calibri"/>
        </w:rPr>
        <w:t xml:space="preserve">. Il vaut mieux prendre du temps sur la fluorescence et expliquer comment ça marche. </w:t>
      </w:r>
    </w:p>
    <w:p w:rsidR="00E93549" w:rsidRDefault="00780A8A">
      <w:pPr>
        <w:tabs>
          <w:tab w:val="left" w:pos="560"/>
          <w:tab w:val="left" w:pos="1120"/>
        </w:tabs>
        <w:jc w:val="both"/>
        <w:rPr>
          <w:rFonts w:ascii="Calibri" w:eastAsia="Calibri" w:hAnsi="Calibri" w:cs="Calibri"/>
        </w:rPr>
      </w:pPr>
      <w:r>
        <w:rPr>
          <w:rFonts w:ascii="Calibri" w:eastAsia="Calibri" w:hAnsi="Calibri" w:cs="Calibri"/>
        </w:rPr>
        <w:t>Suggestions pour les prochaines leçons :</w:t>
      </w:r>
    </w:p>
    <w:p w:rsidR="00E93549" w:rsidRDefault="00780A8A">
      <w:pPr>
        <w:numPr>
          <w:ilvl w:val="0"/>
          <w:numId w:val="4"/>
        </w:numPr>
        <w:tabs>
          <w:tab w:val="left" w:pos="560"/>
          <w:tab w:val="left" w:pos="1120"/>
        </w:tabs>
        <w:jc w:val="both"/>
        <w:rPr>
          <w:rFonts w:ascii="Calibri" w:eastAsia="Calibri" w:hAnsi="Calibri" w:cs="Calibri"/>
        </w:rPr>
      </w:pPr>
      <w:r>
        <w:rPr>
          <w:rFonts w:ascii="Calibri" w:eastAsia="Calibri" w:hAnsi="Calibri" w:cs="Calibri"/>
        </w:rPr>
        <w:lastRenderedPageBreak/>
        <w:t>Il est possible de traiter le microscope “moderne” à la place du microscope classique qui est un système afocal : l’image de l’objet par l’objectif L</w:t>
      </w:r>
      <w:r>
        <w:rPr>
          <w:rFonts w:ascii="Calibri" w:eastAsia="Calibri" w:hAnsi="Calibri" w:cs="Calibri"/>
          <w:vertAlign w:val="subscript"/>
        </w:rPr>
        <w:t>1</w:t>
      </w:r>
      <w:r>
        <w:rPr>
          <w:rFonts w:ascii="Calibri" w:eastAsia="Calibri" w:hAnsi="Calibri" w:cs="Calibri"/>
        </w:rPr>
        <w:t xml:space="preserve"> est à l’infini, une seconde lentille L</w:t>
      </w:r>
      <w:r>
        <w:rPr>
          <w:rFonts w:ascii="Calibri" w:eastAsia="Calibri" w:hAnsi="Calibri" w:cs="Calibri"/>
          <w:vertAlign w:val="subscript"/>
        </w:rPr>
        <w:t>2</w:t>
      </w:r>
      <w:r>
        <w:rPr>
          <w:rFonts w:ascii="Calibri" w:eastAsia="Calibri" w:hAnsi="Calibri" w:cs="Calibri"/>
        </w:rPr>
        <w:t xml:space="preserve"> en fait l’image dans un plan focal. On peut alors y placer un capteur ou bien rajouter une troisième lentille (l’oculaire) pour observer directement et faire l’image à l’infini. De plus comme le faisceau est parallèle entre les deux premières lentilles on peut modifier le microscopes en ajoutant par exemple un filtre dichroïque… Le gros avantage de l’étude de ce microscope est qu’il s’agit d’un système afocal, et les calculs sont beaucoup plus simples. Par contre il est rarement présenté dans les livres …</w:t>
      </w:r>
    </w:p>
    <w:p w:rsidR="00E93549" w:rsidRDefault="00780A8A">
      <w:pPr>
        <w:numPr>
          <w:ilvl w:val="0"/>
          <w:numId w:val="4"/>
        </w:numPr>
        <w:tabs>
          <w:tab w:val="left" w:pos="560"/>
          <w:tab w:val="left" w:pos="1120"/>
        </w:tabs>
        <w:jc w:val="both"/>
        <w:rPr>
          <w:rFonts w:ascii="Calibri" w:eastAsia="Calibri" w:hAnsi="Calibri" w:cs="Calibri"/>
        </w:rPr>
      </w:pPr>
      <w:r>
        <w:rPr>
          <w:rFonts w:ascii="Calibri" w:eastAsia="Calibri" w:hAnsi="Calibri" w:cs="Calibri"/>
        </w:rPr>
        <w:t xml:space="preserve">Pour la microscopie moderne, l’étude d’une seule microscopie suffit. Choisir entre microscopie à fluorescence, microscopie </w:t>
      </w:r>
      <w:proofErr w:type="spellStart"/>
      <w:r>
        <w:rPr>
          <w:rFonts w:ascii="Calibri" w:eastAsia="Calibri" w:hAnsi="Calibri" w:cs="Calibri"/>
        </w:rPr>
        <w:t>confocale</w:t>
      </w:r>
      <w:proofErr w:type="spellEnd"/>
      <w:r>
        <w:rPr>
          <w:rFonts w:ascii="Calibri" w:eastAsia="Calibri" w:hAnsi="Calibri" w:cs="Calibri"/>
        </w:rPr>
        <w:t xml:space="preserve"> et microscopie à contraste de phase.</w:t>
      </w:r>
    </w:p>
    <w:p w:rsidR="00E93549" w:rsidRDefault="00E93549">
      <w:pPr>
        <w:tabs>
          <w:tab w:val="left" w:pos="560"/>
          <w:tab w:val="left" w:pos="1120"/>
        </w:tabs>
        <w:jc w:val="both"/>
        <w:rPr>
          <w:rFonts w:ascii="Calibri" w:eastAsia="Calibri" w:hAnsi="Calibri" w:cs="Calibri"/>
        </w:rPr>
      </w:pPr>
    </w:p>
    <w:p w:rsidR="00E93549" w:rsidRDefault="00780A8A">
      <w:pPr>
        <w:tabs>
          <w:tab w:val="left" w:pos="560"/>
          <w:tab w:val="left" w:pos="1120"/>
        </w:tabs>
        <w:jc w:val="both"/>
        <w:rPr>
          <w:rFonts w:ascii="Calibri" w:eastAsia="Calibri" w:hAnsi="Calibri" w:cs="Calibri"/>
        </w:rPr>
      </w:pPr>
      <w:r>
        <w:br w:type="page"/>
      </w:r>
    </w:p>
    <w:p w:rsidR="00E93549" w:rsidRDefault="00780A8A">
      <w:pPr>
        <w:pStyle w:val="Sous-titre"/>
        <w:rPr>
          <w:highlight w:val="darkYellow"/>
        </w:rPr>
      </w:pPr>
      <w:r>
        <w:rPr>
          <w:highlight w:val="darkYellow"/>
        </w:rPr>
        <w:lastRenderedPageBreak/>
        <w:t>Partie réservée au correcteur</w:t>
      </w: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E93549">
      <w:pPr>
        <w:tabs>
          <w:tab w:val="left" w:pos="560"/>
          <w:tab w:val="left" w:pos="1120"/>
        </w:tabs>
        <w:jc w:val="both"/>
        <w:rPr>
          <w:rFonts w:ascii="Calibri" w:eastAsia="Calibri" w:hAnsi="Calibri" w:cs="Calibri"/>
        </w:rPr>
      </w:pPr>
    </w:p>
    <w:p w:rsidR="00E93549" w:rsidRDefault="00780A8A">
      <w:pPr>
        <w:tabs>
          <w:tab w:val="left" w:pos="560"/>
          <w:tab w:val="left" w:pos="1120"/>
        </w:tabs>
        <w:jc w:val="both"/>
        <w:rPr>
          <w:rFonts w:ascii="Calibri" w:eastAsia="Calibri" w:hAnsi="Calibri" w:cs="Calibri"/>
        </w:rPr>
      </w:pPr>
      <w:r>
        <w:rPr>
          <w:rFonts w:ascii="Calibri" w:eastAsia="Calibri" w:hAnsi="Calibri" w:cs="Calibri"/>
          <w:b/>
          <w:u w:val="single"/>
        </w:rPr>
        <w:t>Avis général sur la leçon (plan, contenu, etc.)</w:t>
      </w:r>
      <w:r>
        <w:rPr>
          <w:rFonts w:ascii="Calibri" w:eastAsia="Calibri" w:hAnsi="Calibri" w:cs="Calibri"/>
        </w:rPr>
        <w:t> :</w:t>
      </w:r>
    </w:p>
    <w:p w:rsidR="00E93549" w:rsidRDefault="00E93549">
      <w:pPr>
        <w:tabs>
          <w:tab w:val="left" w:pos="560"/>
          <w:tab w:val="left" w:pos="1120"/>
        </w:tabs>
        <w:jc w:val="both"/>
      </w:pPr>
    </w:p>
    <w:p w:rsidR="00E93549" w:rsidRDefault="0052379B">
      <w:pPr>
        <w:tabs>
          <w:tab w:val="left" w:pos="560"/>
          <w:tab w:val="left" w:pos="1120"/>
        </w:tabs>
        <w:jc w:val="both"/>
        <w:rPr>
          <w:ins w:id="42" w:author="Agnes Maitre" w:date="2020-12-02T01:18:00Z"/>
        </w:rPr>
      </w:pPr>
      <w:ins w:id="43" w:author="Agnes Maitre" w:date="2020-12-02T01:16:00Z">
        <w:r>
          <w:t>Bonne</w:t>
        </w:r>
      </w:ins>
      <w:ins w:id="44" w:author="Agnes Maitre" w:date="2020-12-02T01:15:00Z">
        <w:r>
          <w:t xml:space="preserve"> leçon</w:t>
        </w:r>
      </w:ins>
      <w:ins w:id="45" w:author="Agnes Maitre" w:date="2020-12-02T01:16:00Z">
        <w:r>
          <w:t xml:space="preserve">, avec des bonnes illustrations, des </w:t>
        </w:r>
        <w:proofErr w:type="spellStart"/>
        <w:r>
          <w:t>schemas</w:t>
        </w:r>
        <w:proofErr w:type="spellEnd"/>
        <w:r>
          <w:t xml:space="preserve"> clairs, et des calculs bien menés. </w:t>
        </w:r>
      </w:ins>
    </w:p>
    <w:p w:rsidR="0052379B" w:rsidRDefault="0052379B">
      <w:pPr>
        <w:tabs>
          <w:tab w:val="left" w:pos="560"/>
          <w:tab w:val="left" w:pos="1120"/>
        </w:tabs>
        <w:jc w:val="both"/>
        <w:rPr>
          <w:ins w:id="46" w:author="Agnes Maitre" w:date="2020-12-02T01:16:00Z"/>
        </w:rPr>
      </w:pPr>
      <w:ins w:id="47" w:author="Agnes Maitre" w:date="2020-12-02T01:18:00Z">
        <w:r>
          <w:t xml:space="preserve">C’est bien de </w:t>
        </w:r>
        <w:proofErr w:type="gramStart"/>
        <w:r>
          <w:t>présenter  des</w:t>
        </w:r>
        <w:proofErr w:type="gramEnd"/>
        <w:r>
          <w:t xml:space="preserve"> images </w:t>
        </w:r>
      </w:ins>
    </w:p>
    <w:p w:rsidR="0052379B" w:rsidRDefault="0052379B">
      <w:pPr>
        <w:tabs>
          <w:tab w:val="left" w:pos="560"/>
          <w:tab w:val="left" w:pos="1120"/>
        </w:tabs>
        <w:jc w:val="both"/>
        <w:rPr>
          <w:ins w:id="48" w:author="Agnes Maitre" w:date="2020-12-02T01:16:00Z"/>
        </w:rPr>
      </w:pPr>
    </w:p>
    <w:p w:rsidR="0052379B" w:rsidRDefault="0052379B">
      <w:pPr>
        <w:tabs>
          <w:tab w:val="left" w:pos="560"/>
          <w:tab w:val="left" w:pos="1120"/>
        </w:tabs>
        <w:jc w:val="both"/>
        <w:rPr>
          <w:ins w:id="49" w:author="Agnes Maitre" w:date="2020-12-02T01:17:00Z"/>
        </w:rPr>
      </w:pPr>
      <w:ins w:id="50" w:author="Agnes Maitre" w:date="2020-12-02T01:16:00Z">
        <w:r>
          <w:t xml:space="preserve">Quelques notions n’ont pas été traitées : ouverture </w:t>
        </w:r>
      </w:ins>
      <w:ins w:id="51" w:author="Agnes Maitre" w:date="2020-12-02T01:17:00Z">
        <w:r>
          <w:t>numérique</w:t>
        </w:r>
      </w:ins>
      <w:ins w:id="52" w:author="Agnes Maitre" w:date="2020-12-02T01:16:00Z">
        <w:r>
          <w:t>, fonction d</w:t>
        </w:r>
      </w:ins>
      <w:ins w:id="53" w:author="Agnes Maitre" w:date="2020-12-02T01:17:00Z">
        <w:r>
          <w:t xml:space="preserve">’étalement optique (PSF point spread </w:t>
        </w:r>
        <w:proofErr w:type="spellStart"/>
        <w:r>
          <w:t>function</w:t>
        </w:r>
        <w:proofErr w:type="spellEnd"/>
        <w:r>
          <w:t>) qui détermine la résolution du microscope</w:t>
        </w:r>
      </w:ins>
    </w:p>
    <w:p w:rsidR="0052379B" w:rsidDel="0052379B" w:rsidRDefault="0052379B">
      <w:pPr>
        <w:tabs>
          <w:tab w:val="left" w:pos="560"/>
          <w:tab w:val="left" w:pos="1120"/>
        </w:tabs>
        <w:jc w:val="both"/>
        <w:rPr>
          <w:del w:id="54" w:author="Agnes Maitre" w:date="2020-12-02T01:20:00Z"/>
        </w:rPr>
      </w:pPr>
    </w:p>
    <w:p w:rsidR="00E93549" w:rsidRDefault="0052379B">
      <w:pPr>
        <w:tabs>
          <w:tab w:val="left" w:pos="560"/>
          <w:tab w:val="left" w:pos="1120"/>
        </w:tabs>
        <w:jc w:val="both"/>
      </w:pPr>
      <w:ins w:id="55" w:author="Agnes Maitre" w:date="2020-12-02T01:18:00Z">
        <w:r>
          <w:t>Il faut parler de l’objectif, et de l’éclairage</w:t>
        </w:r>
      </w:ins>
    </w:p>
    <w:p w:rsidR="00E93549" w:rsidRDefault="00E93549">
      <w:pPr>
        <w:tabs>
          <w:tab w:val="left" w:pos="560"/>
          <w:tab w:val="left" w:pos="1120"/>
        </w:tabs>
        <w:jc w:val="both"/>
      </w:pPr>
    </w:p>
    <w:p w:rsidR="00E93549" w:rsidRDefault="00E93549">
      <w:pPr>
        <w:tabs>
          <w:tab w:val="left" w:pos="560"/>
          <w:tab w:val="left" w:pos="1120"/>
        </w:tabs>
        <w:jc w:val="both"/>
        <w:rPr>
          <w:ins w:id="56" w:author="Agnes Maitre" w:date="2020-12-02T01:20:00Z"/>
        </w:rPr>
      </w:pPr>
    </w:p>
    <w:p w:rsidR="0052379B" w:rsidRDefault="0052379B">
      <w:pPr>
        <w:tabs>
          <w:tab w:val="left" w:pos="560"/>
          <w:tab w:val="left" w:pos="1120"/>
        </w:tabs>
        <w:jc w:val="both"/>
        <w:rPr>
          <w:ins w:id="57" w:author="Agnes Maitre" w:date="2020-12-02T01:21:00Z"/>
        </w:rPr>
      </w:pPr>
      <w:ins w:id="58" w:author="Agnes Maitre" w:date="2020-12-02T01:20:00Z">
        <w:r>
          <w:t xml:space="preserve">Le choix de faire de </w:t>
        </w:r>
        <w:proofErr w:type="spellStart"/>
        <w:r>
          <w:t>presnter</w:t>
        </w:r>
        <w:proofErr w:type="spellEnd"/>
        <w:r>
          <w:t xml:space="preserve"> le </w:t>
        </w:r>
        <w:proofErr w:type="spellStart"/>
        <w:r>
          <w:t>confocal</w:t>
        </w:r>
        <w:proofErr w:type="spellEnd"/>
        <w:r>
          <w:t xml:space="preserve"> n</w:t>
        </w:r>
      </w:ins>
      <w:ins w:id="59" w:author="Agnes Maitre" w:date="2020-12-02T01:21:00Z">
        <w:r>
          <w:t>’est pas le choix le plus simple</w:t>
        </w:r>
      </w:ins>
    </w:p>
    <w:p w:rsidR="0052379B" w:rsidRDefault="0052379B">
      <w:pPr>
        <w:tabs>
          <w:tab w:val="left" w:pos="560"/>
          <w:tab w:val="left" w:pos="1120"/>
        </w:tabs>
        <w:jc w:val="both"/>
        <w:rPr>
          <w:ins w:id="60" w:author="Agnes Maitre" w:date="2020-12-02T01:20:00Z"/>
        </w:rPr>
      </w:pPr>
      <w:ins w:id="61" w:author="Agnes Maitre" w:date="2020-12-02T01:21:00Z">
        <w:r>
          <w:t xml:space="preserve">Pour la fluorescence il faut </w:t>
        </w:r>
        <w:proofErr w:type="spellStart"/>
        <w:r>
          <w:t>presenter</w:t>
        </w:r>
        <w:proofErr w:type="spellEnd"/>
        <w:r>
          <w:t xml:space="preserve"> un diagramme </w:t>
        </w:r>
      </w:ins>
      <w:ins w:id="62" w:author="Agnes Maitre" w:date="2020-12-02T01:22:00Z">
        <w:r>
          <w:t xml:space="preserve">énergétique </w:t>
        </w:r>
      </w:ins>
      <w:ins w:id="63" w:author="Agnes Maitre" w:date="2020-12-02T01:21:00Z">
        <w:r>
          <w:t xml:space="preserve">de Jablonski </w:t>
        </w:r>
      </w:ins>
    </w:p>
    <w:p w:rsidR="0052379B" w:rsidRDefault="0052379B">
      <w:pPr>
        <w:tabs>
          <w:tab w:val="left" w:pos="560"/>
          <w:tab w:val="left" w:pos="1120"/>
        </w:tabs>
        <w:jc w:val="both"/>
      </w:pPr>
    </w:p>
    <w:p w:rsidR="00E93549" w:rsidRDefault="00780A8A">
      <w:pPr>
        <w:tabs>
          <w:tab w:val="left" w:pos="560"/>
          <w:tab w:val="left" w:pos="1120"/>
        </w:tabs>
        <w:jc w:val="both"/>
        <w:rPr>
          <w:rFonts w:ascii="Calibri" w:eastAsia="Calibri" w:hAnsi="Calibri" w:cs="Calibri"/>
          <w:b/>
          <w:u w:val="single"/>
        </w:rPr>
      </w:pPr>
      <w:r>
        <w:rPr>
          <w:rFonts w:ascii="Calibri" w:eastAsia="Calibri" w:hAnsi="Calibri" w:cs="Calibri"/>
          <w:b/>
          <w:u w:val="single"/>
        </w:rPr>
        <w:t>Notions fondamentales à aborder, secondaires, délicates</w:t>
      </w:r>
      <w:r>
        <w:rPr>
          <w:rFonts w:ascii="Calibri" w:eastAsia="Calibri" w:hAnsi="Calibri" w:cs="Calibri"/>
        </w:rPr>
        <w:t> :</w:t>
      </w:r>
    </w:p>
    <w:p w:rsidR="00E93549" w:rsidRDefault="0052379B">
      <w:pPr>
        <w:tabs>
          <w:tab w:val="left" w:pos="560"/>
          <w:tab w:val="left" w:pos="1120"/>
        </w:tabs>
        <w:jc w:val="both"/>
        <w:rPr>
          <w:ins w:id="64" w:author="Agnes Maitre" w:date="2020-12-02T01:19:00Z"/>
        </w:rPr>
      </w:pPr>
      <w:ins w:id="65" w:author="Agnes Maitre" w:date="2020-12-02T01:19:00Z">
        <w:r>
          <w:t>Beaucoup de choses peuvent être dites : il faut sélectionner</w:t>
        </w:r>
      </w:ins>
    </w:p>
    <w:p w:rsidR="0052379B" w:rsidRDefault="0052379B">
      <w:pPr>
        <w:tabs>
          <w:tab w:val="left" w:pos="560"/>
          <w:tab w:val="left" w:pos="1120"/>
        </w:tabs>
        <w:jc w:val="both"/>
      </w:pPr>
      <w:proofErr w:type="gramStart"/>
      <w:ins w:id="66" w:author="Agnes Maitre" w:date="2020-12-02T01:19:00Z">
        <w:r>
          <w:t>fondamentales</w:t>
        </w:r>
      </w:ins>
      <w:proofErr w:type="gramEnd"/>
    </w:p>
    <w:p w:rsidR="00E93549" w:rsidRDefault="0052379B">
      <w:pPr>
        <w:tabs>
          <w:tab w:val="left" w:pos="560"/>
          <w:tab w:val="left" w:pos="1120"/>
        </w:tabs>
        <w:jc w:val="both"/>
        <w:rPr>
          <w:ins w:id="67" w:author="Agnes Maitre" w:date="2020-12-02T01:17:00Z"/>
        </w:rPr>
      </w:pPr>
      <w:proofErr w:type="spellStart"/>
      <w:ins w:id="68" w:author="Agnes Maitre" w:date="2020-12-02T01:17:00Z">
        <w:r>
          <w:t>Resolution</w:t>
        </w:r>
      </w:ins>
      <w:proofErr w:type="spellEnd"/>
      <w:ins w:id="69" w:author="Agnes Maitre" w:date="2020-12-02T01:19:00Z">
        <w:r>
          <w:t xml:space="preserve"> </w:t>
        </w:r>
        <w:proofErr w:type="spellStart"/>
        <w:r>
          <w:t>laterale</w:t>
        </w:r>
      </w:ins>
      <w:proofErr w:type="spellEnd"/>
      <w:ins w:id="70" w:author="Agnes Maitre" w:date="2020-12-02T01:17:00Z">
        <w:r>
          <w:t>, et PSF</w:t>
        </w:r>
      </w:ins>
    </w:p>
    <w:p w:rsidR="0052379B" w:rsidRDefault="0052379B">
      <w:pPr>
        <w:tabs>
          <w:tab w:val="left" w:pos="560"/>
          <w:tab w:val="left" w:pos="1120"/>
        </w:tabs>
        <w:jc w:val="both"/>
        <w:rPr>
          <w:ins w:id="71" w:author="Agnes Maitre" w:date="2020-12-02T01:19:00Z"/>
        </w:rPr>
      </w:pPr>
      <w:ins w:id="72" w:author="Agnes Maitre" w:date="2020-12-02T01:18:00Z">
        <w:r>
          <w:t>Objectif, ouvert</w:t>
        </w:r>
      </w:ins>
      <w:ins w:id="73" w:author="Agnes Maitre" w:date="2020-12-02T01:19:00Z">
        <w:r>
          <w:t>u</w:t>
        </w:r>
      </w:ins>
      <w:ins w:id="74" w:author="Agnes Maitre" w:date="2020-12-02T01:18:00Z">
        <w:r>
          <w:t>re numérique,</w:t>
        </w:r>
      </w:ins>
    </w:p>
    <w:p w:rsidR="0052379B" w:rsidRDefault="0052379B">
      <w:pPr>
        <w:tabs>
          <w:tab w:val="left" w:pos="560"/>
          <w:tab w:val="left" w:pos="1120"/>
        </w:tabs>
        <w:jc w:val="both"/>
      </w:pPr>
      <w:ins w:id="75" w:author="Agnes Maitre" w:date="2020-12-02T01:19:00Z">
        <w:r>
          <w:t>Profondeur de champ</w:t>
        </w:r>
      </w:ins>
    </w:p>
    <w:p w:rsidR="00E93549" w:rsidRDefault="0052379B">
      <w:pPr>
        <w:tabs>
          <w:tab w:val="left" w:pos="560"/>
          <w:tab w:val="left" w:pos="1120"/>
        </w:tabs>
        <w:jc w:val="both"/>
        <w:rPr>
          <w:ins w:id="76" w:author="Agnes Maitre" w:date="2020-12-02T01:19:00Z"/>
        </w:rPr>
      </w:pPr>
      <w:ins w:id="77" w:author="Agnes Maitre" w:date="2020-12-02T01:19:00Z">
        <w:r>
          <w:t>Eclairage</w:t>
        </w:r>
      </w:ins>
    </w:p>
    <w:p w:rsidR="0052379B" w:rsidRDefault="0052379B">
      <w:pPr>
        <w:tabs>
          <w:tab w:val="left" w:pos="560"/>
          <w:tab w:val="left" w:pos="1120"/>
        </w:tabs>
        <w:jc w:val="both"/>
        <w:rPr>
          <w:ins w:id="78" w:author="Agnes Maitre" w:date="2020-12-02T01:19:00Z"/>
        </w:rPr>
      </w:pPr>
    </w:p>
    <w:p w:rsidR="0052379B" w:rsidRDefault="0052379B">
      <w:pPr>
        <w:tabs>
          <w:tab w:val="left" w:pos="560"/>
          <w:tab w:val="left" w:pos="1120"/>
        </w:tabs>
        <w:jc w:val="both"/>
        <w:rPr>
          <w:ins w:id="79" w:author="Agnes Maitre" w:date="2020-12-02T01:20:00Z"/>
        </w:rPr>
      </w:pPr>
      <w:ins w:id="80" w:author="Agnes Maitre" w:date="2020-12-02T01:20:00Z">
        <w:r>
          <w:t>Facultative</w:t>
        </w:r>
      </w:ins>
    </w:p>
    <w:p w:rsidR="0052379B" w:rsidRDefault="0052379B">
      <w:pPr>
        <w:tabs>
          <w:tab w:val="left" w:pos="560"/>
          <w:tab w:val="left" w:pos="1120"/>
        </w:tabs>
        <w:jc w:val="both"/>
      </w:pPr>
      <w:ins w:id="81" w:author="Agnes Maitre" w:date="2020-12-02T01:20:00Z">
        <w:r>
          <w:t>Aberrations, objectif corrige</w:t>
        </w:r>
      </w:ins>
    </w:p>
    <w:p w:rsidR="00E93549" w:rsidRDefault="00F66D48">
      <w:pPr>
        <w:tabs>
          <w:tab w:val="left" w:pos="560"/>
          <w:tab w:val="left" w:pos="1120"/>
        </w:tabs>
        <w:jc w:val="both"/>
        <w:rPr>
          <w:ins w:id="82" w:author="Agnes Maitre" w:date="2020-12-02T01:22:00Z"/>
        </w:rPr>
      </w:pPr>
      <w:ins w:id="83" w:author="Agnes Maitre" w:date="2020-12-02T01:22:00Z">
        <w:r>
          <w:t xml:space="preserve">Eclairage de </w:t>
        </w:r>
        <w:proofErr w:type="spellStart"/>
        <w:r>
          <w:t>Kohler</w:t>
        </w:r>
        <w:proofErr w:type="spellEnd"/>
      </w:ins>
    </w:p>
    <w:p w:rsidR="00F66D48" w:rsidRDefault="00F66D48">
      <w:pPr>
        <w:tabs>
          <w:tab w:val="left" w:pos="560"/>
          <w:tab w:val="left" w:pos="1120"/>
        </w:tabs>
        <w:jc w:val="both"/>
        <w:rPr>
          <w:ins w:id="84" w:author="Agnes Maitre" w:date="2020-12-02T01:22:00Z"/>
        </w:rPr>
      </w:pPr>
      <w:ins w:id="85" w:author="Agnes Maitre" w:date="2020-12-02T01:22:00Z">
        <w:r>
          <w:t xml:space="preserve">Imagerie de </w:t>
        </w:r>
        <w:proofErr w:type="spellStart"/>
        <w:r>
          <w:t>fourier</w:t>
        </w:r>
        <w:proofErr w:type="spellEnd"/>
      </w:ins>
    </w:p>
    <w:p w:rsidR="00F66D48" w:rsidRDefault="00F66D48">
      <w:pPr>
        <w:tabs>
          <w:tab w:val="left" w:pos="560"/>
          <w:tab w:val="left" w:pos="1120"/>
        </w:tabs>
        <w:jc w:val="both"/>
        <w:rPr>
          <w:ins w:id="86" w:author="Agnes Maitre" w:date="2020-12-02T01:22:00Z"/>
        </w:rPr>
      </w:pPr>
      <w:ins w:id="87" w:author="Agnes Maitre" w:date="2020-12-02T01:22:00Z">
        <w:r>
          <w:t>Filtrage….</w:t>
        </w:r>
      </w:ins>
    </w:p>
    <w:p w:rsidR="00F66D48" w:rsidRDefault="00F66D48">
      <w:pPr>
        <w:tabs>
          <w:tab w:val="left" w:pos="560"/>
          <w:tab w:val="left" w:pos="1120"/>
        </w:tabs>
        <w:jc w:val="both"/>
        <w:rPr>
          <w:ins w:id="88" w:author="Agnes Maitre" w:date="2020-12-02T01:22:00Z"/>
        </w:rPr>
      </w:pPr>
    </w:p>
    <w:p w:rsidR="00F66D48" w:rsidRDefault="00F66D48">
      <w:pPr>
        <w:tabs>
          <w:tab w:val="left" w:pos="560"/>
          <w:tab w:val="left" w:pos="1120"/>
        </w:tabs>
        <w:jc w:val="both"/>
      </w:pPr>
      <w:ins w:id="89" w:author="Agnes Maitre" w:date="2020-12-02T01:22:00Z">
        <w:r>
          <w:t xml:space="preserve">Microscopes pouvant être </w:t>
        </w:r>
        <w:proofErr w:type="spellStart"/>
        <w:r>
          <w:t>presentés</w:t>
        </w:r>
      </w:ins>
      <w:proofErr w:type="spellEnd"/>
    </w:p>
    <w:p w:rsidR="00E93549" w:rsidRDefault="00F66D48">
      <w:pPr>
        <w:tabs>
          <w:tab w:val="left" w:pos="560"/>
          <w:tab w:val="left" w:pos="1120"/>
        </w:tabs>
        <w:jc w:val="both"/>
        <w:rPr>
          <w:ins w:id="90" w:author="Agnes Maitre" w:date="2020-12-02T01:24:00Z"/>
          <w:rFonts w:ascii="Calibri" w:eastAsia="Calibri" w:hAnsi="Calibri" w:cs="Calibri"/>
        </w:rPr>
      </w:pPr>
      <w:ins w:id="91" w:author="Agnes Maitre" w:date="2020-12-02T01:24:00Z">
        <w:r>
          <w:rPr>
            <w:rFonts w:ascii="Calibri" w:eastAsia="Calibri" w:hAnsi="Calibri" w:cs="Calibri"/>
          </w:rPr>
          <w:t xml:space="preserve">Les plus faciles : </w:t>
        </w:r>
      </w:ins>
      <w:ins w:id="92" w:author="Agnes Maitre" w:date="2020-12-02T01:23:00Z">
        <w:r w:rsidRPr="00F66D48">
          <w:rPr>
            <w:rFonts w:ascii="Calibri" w:eastAsia="Calibri" w:hAnsi="Calibri" w:cs="Calibri"/>
            <w:rPrChange w:id="93" w:author="Agnes Maitre" w:date="2020-12-02T01:23:00Z">
              <w:rPr>
                <w:rFonts w:ascii="Calibri" w:eastAsia="Calibri" w:hAnsi="Calibri" w:cs="Calibri"/>
                <w:b/>
                <w:u w:val="single"/>
              </w:rPr>
            </w:rPrChange>
          </w:rPr>
          <w:t xml:space="preserve">Fluorescence, contraste de phase, </w:t>
        </w:r>
        <w:r>
          <w:rPr>
            <w:rFonts w:ascii="Calibri" w:eastAsia="Calibri" w:hAnsi="Calibri" w:cs="Calibri"/>
          </w:rPr>
          <w:t xml:space="preserve">polarisation, </w:t>
        </w:r>
      </w:ins>
    </w:p>
    <w:p w:rsidR="00F66D48" w:rsidRDefault="00F66D48">
      <w:pPr>
        <w:tabs>
          <w:tab w:val="left" w:pos="560"/>
          <w:tab w:val="left" w:pos="1120"/>
        </w:tabs>
        <w:jc w:val="both"/>
        <w:rPr>
          <w:ins w:id="94" w:author="Agnes Maitre" w:date="2020-12-02T01:26:00Z"/>
          <w:rFonts w:ascii="Calibri" w:eastAsia="Calibri" w:hAnsi="Calibri" w:cs="Calibri"/>
        </w:rPr>
      </w:pPr>
      <w:ins w:id="95" w:author="Agnes Maitre" w:date="2020-12-02T01:24:00Z">
        <w:r>
          <w:rPr>
            <w:rFonts w:ascii="Calibri" w:eastAsia="Calibri" w:hAnsi="Calibri" w:cs="Calibri"/>
          </w:rPr>
          <w:t xml:space="preserve">Plus technique : </w:t>
        </w:r>
        <w:proofErr w:type="spellStart"/>
        <w:r>
          <w:rPr>
            <w:rFonts w:ascii="Calibri" w:eastAsia="Calibri" w:hAnsi="Calibri" w:cs="Calibri"/>
          </w:rPr>
          <w:t>confocal</w:t>
        </w:r>
        <w:proofErr w:type="spellEnd"/>
        <w:r>
          <w:rPr>
            <w:rFonts w:ascii="Calibri" w:eastAsia="Calibri" w:hAnsi="Calibri" w:cs="Calibri"/>
          </w:rPr>
          <w:t>, non linéaire, champ proche optique (</w:t>
        </w:r>
        <w:proofErr w:type="spellStart"/>
        <w:r>
          <w:rPr>
            <w:rFonts w:ascii="Calibri" w:eastAsia="Calibri" w:hAnsi="Calibri" w:cs="Calibri"/>
          </w:rPr>
          <w:t>diffcile</w:t>
        </w:r>
        <w:proofErr w:type="spellEnd"/>
        <w:r>
          <w:rPr>
            <w:rFonts w:ascii="Calibri" w:eastAsia="Calibri" w:hAnsi="Calibri" w:cs="Calibri"/>
          </w:rPr>
          <w:t xml:space="preserve">), </w:t>
        </w:r>
      </w:ins>
      <w:ins w:id="96" w:author="Agnes Maitre" w:date="2020-12-02T01:25:00Z">
        <w:r>
          <w:rPr>
            <w:rFonts w:ascii="Calibri" w:eastAsia="Calibri" w:hAnsi="Calibri" w:cs="Calibri"/>
          </w:rPr>
          <w:t>….</w:t>
        </w:r>
      </w:ins>
    </w:p>
    <w:p w:rsidR="00F66D48" w:rsidRDefault="00F66D48">
      <w:pPr>
        <w:tabs>
          <w:tab w:val="left" w:pos="560"/>
          <w:tab w:val="left" w:pos="1120"/>
        </w:tabs>
        <w:jc w:val="both"/>
        <w:rPr>
          <w:ins w:id="97" w:author="Agnes Maitre" w:date="2020-12-02T01:25:00Z"/>
          <w:rFonts w:ascii="Calibri" w:eastAsia="Calibri" w:hAnsi="Calibri" w:cs="Calibri"/>
        </w:rPr>
      </w:pPr>
      <w:ins w:id="98" w:author="Agnes Maitre" w:date="2020-12-02T01:26:00Z">
        <w:r>
          <w:rPr>
            <w:rFonts w:ascii="Calibri" w:eastAsia="Calibri" w:hAnsi="Calibri" w:cs="Calibri"/>
          </w:rPr>
          <w:t xml:space="preserve">On peut aussi </w:t>
        </w:r>
      </w:ins>
      <w:ins w:id="99" w:author="Agnes Maitre" w:date="2020-12-02T01:28:00Z">
        <w:r>
          <w:rPr>
            <w:rFonts w:ascii="Calibri" w:eastAsia="Calibri" w:hAnsi="Calibri" w:cs="Calibri"/>
          </w:rPr>
          <w:t>présenter</w:t>
        </w:r>
      </w:ins>
      <w:bookmarkStart w:id="100" w:name="_GoBack"/>
      <w:bookmarkEnd w:id="100"/>
      <w:ins w:id="101" w:author="Agnes Maitre" w:date="2020-12-02T01:26:00Z">
        <w:r>
          <w:rPr>
            <w:rFonts w:ascii="Calibri" w:eastAsia="Calibri" w:hAnsi="Calibri" w:cs="Calibri"/>
          </w:rPr>
          <w:t xml:space="preserve"> cette </w:t>
        </w:r>
        <w:proofErr w:type="spellStart"/>
        <w:r>
          <w:rPr>
            <w:rFonts w:ascii="Calibri" w:eastAsia="Calibri" w:hAnsi="Calibri" w:cs="Calibri"/>
          </w:rPr>
          <w:t>lecon</w:t>
        </w:r>
        <w:proofErr w:type="spellEnd"/>
        <w:r>
          <w:rPr>
            <w:rFonts w:ascii="Calibri" w:eastAsia="Calibri" w:hAnsi="Calibri" w:cs="Calibri"/>
          </w:rPr>
          <w:t xml:space="preserve"> uniquement avec le microscope afocal (présente en cours)</w:t>
        </w:r>
      </w:ins>
      <w:ins w:id="102" w:author="Agnes Maitre" w:date="2020-12-02T01:27:00Z">
        <w:r>
          <w:rPr>
            <w:rFonts w:ascii="Calibri" w:eastAsia="Calibri" w:hAnsi="Calibri" w:cs="Calibri"/>
          </w:rPr>
          <w:t xml:space="preserve">. C’est celui </w:t>
        </w:r>
        <w:proofErr w:type="spellStart"/>
        <w:r>
          <w:rPr>
            <w:rFonts w:ascii="Calibri" w:eastAsia="Calibri" w:hAnsi="Calibri" w:cs="Calibri"/>
          </w:rPr>
          <w:t>qu</w:t>
        </w:r>
        <w:proofErr w:type="spellEnd"/>
        <w:r>
          <w:rPr>
            <w:rFonts w:ascii="Calibri" w:eastAsia="Calibri" w:hAnsi="Calibri" w:cs="Calibri"/>
          </w:rPr>
          <w:t xml:space="preserve"> on utilise actuellement mais il est présenté que dans les ouvrages spécialisés</w:t>
        </w:r>
      </w:ins>
      <w:ins w:id="103" w:author="Agnes Maitre" w:date="2020-12-02T01:28:00Z">
        <w:r>
          <w:rPr>
            <w:rFonts w:ascii="Calibri" w:eastAsia="Calibri" w:hAnsi="Calibri" w:cs="Calibri"/>
          </w:rPr>
          <w:t xml:space="preserve">. </w:t>
        </w:r>
      </w:ins>
    </w:p>
    <w:p w:rsidR="00F66D48" w:rsidRPr="00F66D48" w:rsidRDefault="00F66D48">
      <w:pPr>
        <w:tabs>
          <w:tab w:val="left" w:pos="560"/>
          <w:tab w:val="left" w:pos="1120"/>
        </w:tabs>
        <w:jc w:val="both"/>
        <w:rPr>
          <w:rFonts w:ascii="Calibri" w:eastAsia="Calibri" w:hAnsi="Calibri" w:cs="Calibri"/>
          <w:rPrChange w:id="104" w:author="Agnes Maitre" w:date="2020-12-02T01:23:00Z">
            <w:rPr>
              <w:rFonts w:ascii="Calibri" w:eastAsia="Calibri" w:hAnsi="Calibri" w:cs="Calibri"/>
              <w:b/>
              <w:u w:val="single"/>
            </w:rPr>
          </w:rPrChange>
        </w:rPr>
      </w:pPr>
    </w:p>
    <w:p w:rsidR="00E93549" w:rsidRDefault="00780A8A">
      <w:pPr>
        <w:tabs>
          <w:tab w:val="left" w:pos="560"/>
          <w:tab w:val="left" w:pos="1120"/>
        </w:tabs>
        <w:jc w:val="both"/>
        <w:rPr>
          <w:rFonts w:ascii="Calibri" w:eastAsia="Calibri" w:hAnsi="Calibri" w:cs="Calibri"/>
          <w:b/>
          <w:u w:val="single"/>
        </w:rPr>
      </w:pPr>
      <w:r>
        <w:rPr>
          <w:rFonts w:ascii="Calibri" w:eastAsia="Calibri" w:hAnsi="Calibri" w:cs="Calibri"/>
          <w:b/>
          <w:u w:val="single"/>
        </w:rPr>
        <w:t>Expériences possibles (en particulier pour l’agrégation docteur)</w:t>
      </w:r>
      <w:r>
        <w:rPr>
          <w:rFonts w:ascii="Calibri" w:eastAsia="Calibri" w:hAnsi="Calibri" w:cs="Calibri"/>
        </w:rPr>
        <w:t> :</w:t>
      </w:r>
    </w:p>
    <w:p w:rsidR="00E93549" w:rsidRDefault="00E93549">
      <w:pPr>
        <w:tabs>
          <w:tab w:val="left" w:pos="560"/>
          <w:tab w:val="left" w:pos="1120"/>
        </w:tabs>
        <w:jc w:val="both"/>
      </w:pPr>
    </w:p>
    <w:p w:rsidR="00E93549" w:rsidRDefault="00F66D48">
      <w:pPr>
        <w:tabs>
          <w:tab w:val="left" w:pos="560"/>
          <w:tab w:val="left" w:pos="1120"/>
        </w:tabs>
        <w:jc w:val="both"/>
      </w:pPr>
      <w:ins w:id="105" w:author="Agnes Maitre" w:date="2020-12-02T01:25:00Z">
        <w:r>
          <w:t xml:space="preserve">Le microscope des </w:t>
        </w:r>
        <w:proofErr w:type="spellStart"/>
        <w:r>
          <w:t>TPs</w:t>
        </w:r>
      </w:ins>
      <w:proofErr w:type="spellEnd"/>
    </w:p>
    <w:p w:rsidR="00E93549" w:rsidRDefault="00E93549">
      <w:pPr>
        <w:tabs>
          <w:tab w:val="left" w:pos="560"/>
          <w:tab w:val="left" w:pos="1120"/>
        </w:tabs>
        <w:jc w:val="both"/>
      </w:pPr>
    </w:p>
    <w:p w:rsidR="00E93549" w:rsidRDefault="00E93549">
      <w:pPr>
        <w:tabs>
          <w:tab w:val="left" w:pos="560"/>
          <w:tab w:val="left" w:pos="1120"/>
        </w:tabs>
        <w:jc w:val="both"/>
      </w:pPr>
    </w:p>
    <w:p w:rsidR="00E93549" w:rsidRDefault="00E93549">
      <w:pPr>
        <w:tabs>
          <w:tab w:val="left" w:pos="560"/>
          <w:tab w:val="left" w:pos="1120"/>
        </w:tabs>
        <w:jc w:val="both"/>
      </w:pPr>
    </w:p>
    <w:p w:rsidR="00E93549" w:rsidRDefault="00780A8A">
      <w:pPr>
        <w:tabs>
          <w:tab w:val="left" w:pos="560"/>
          <w:tab w:val="left" w:pos="1120"/>
        </w:tabs>
        <w:jc w:val="both"/>
        <w:rPr>
          <w:ins w:id="106" w:author="Agnes Maitre" w:date="2020-12-02T01:25:00Z"/>
          <w:rFonts w:ascii="Calibri" w:eastAsia="Calibri" w:hAnsi="Calibri" w:cs="Calibri"/>
        </w:rPr>
      </w:pPr>
      <w:r>
        <w:rPr>
          <w:rFonts w:ascii="Calibri" w:eastAsia="Calibri" w:hAnsi="Calibri" w:cs="Calibri"/>
          <w:b/>
          <w:u w:val="single"/>
        </w:rPr>
        <w:t>Bibliographie conseillée</w:t>
      </w:r>
      <w:r>
        <w:rPr>
          <w:rFonts w:ascii="Calibri" w:eastAsia="Calibri" w:hAnsi="Calibri" w:cs="Calibri"/>
        </w:rPr>
        <w:t> :</w:t>
      </w:r>
    </w:p>
    <w:p w:rsidR="00F66D48" w:rsidRDefault="00F66D48">
      <w:pPr>
        <w:tabs>
          <w:tab w:val="left" w:pos="560"/>
          <w:tab w:val="left" w:pos="1120"/>
        </w:tabs>
        <w:jc w:val="both"/>
        <w:rPr>
          <w:ins w:id="107" w:author="Agnes Maitre" w:date="2020-12-02T01:25:00Z"/>
          <w:rFonts w:ascii="Calibri" w:eastAsia="Calibri" w:hAnsi="Calibri" w:cs="Calibri"/>
        </w:rPr>
      </w:pPr>
      <w:proofErr w:type="spellStart"/>
      <w:ins w:id="108" w:author="Agnes Maitre" w:date="2020-12-02T01:25:00Z">
        <w:r>
          <w:rPr>
            <w:rFonts w:ascii="Calibri" w:eastAsia="Calibri" w:hAnsi="Calibri" w:cs="Calibri"/>
          </w:rPr>
          <w:t>Houard</w:t>
        </w:r>
        <w:proofErr w:type="spellEnd"/>
        <w:r>
          <w:rPr>
            <w:rFonts w:ascii="Calibri" w:eastAsia="Calibri" w:hAnsi="Calibri" w:cs="Calibri"/>
          </w:rPr>
          <w:t xml:space="preserve">, Perez, Hecht, </w:t>
        </w:r>
      </w:ins>
    </w:p>
    <w:p w:rsidR="00F66D48" w:rsidRDefault="00F66D48">
      <w:pPr>
        <w:tabs>
          <w:tab w:val="left" w:pos="560"/>
          <w:tab w:val="left" w:pos="1120"/>
        </w:tabs>
        <w:jc w:val="both"/>
        <w:rPr>
          <w:rFonts w:ascii="Calibri" w:eastAsia="Calibri" w:hAnsi="Calibri" w:cs="Calibri"/>
          <w:u w:val="single"/>
        </w:rPr>
      </w:pPr>
      <w:ins w:id="109" w:author="Agnes Maitre" w:date="2020-12-02T01:25:00Z">
        <w:r>
          <w:rPr>
            <w:rFonts w:ascii="Calibri" w:eastAsia="Calibri" w:hAnsi="Calibri" w:cs="Calibri"/>
          </w:rPr>
          <w:t xml:space="preserve">Pour la microscopie optique de champ proche : premier chapitre de </w:t>
        </w:r>
      </w:ins>
      <w:ins w:id="110" w:author="Agnes Maitre" w:date="2020-12-02T01:26:00Z">
        <w:r>
          <w:rPr>
            <w:rFonts w:ascii="Calibri" w:eastAsia="Calibri" w:hAnsi="Calibri" w:cs="Calibri"/>
          </w:rPr>
          <w:t>« nouvelles microscopie »</w:t>
        </w:r>
      </w:ins>
    </w:p>
    <w:sectPr w:rsidR="00F66D48">
      <w:headerReference w:type="default" r:id="rId19"/>
      <w:pgSz w:w="11880" w:h="17040"/>
      <w:pgMar w:top="1134" w:right="1134" w:bottom="851" w:left="1134" w:header="1077" w:footer="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6085" w:rsidRDefault="00AF6085">
      <w:r>
        <w:separator/>
      </w:r>
    </w:p>
  </w:endnote>
  <w:endnote w:type="continuationSeparator" w:id="0">
    <w:p w:rsidR="00AF6085" w:rsidRDefault="00AF60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auto"/>
    <w:pitch w:val="default"/>
  </w:font>
  <w:font w:name="New York;Times New Roman">
    <w:altName w:val="Times New Roman"/>
    <w:panose1 w:val="00000000000000000000"/>
    <w:charset w:val="00"/>
    <w:family w:val="roman"/>
    <w:notTrueType/>
    <w:pitch w:val="default"/>
  </w:font>
  <w:font w:name="Liberation Sans;Arial">
    <w:altName w:val="Arial"/>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6085" w:rsidRDefault="00AF6085">
      <w:r>
        <w:separator/>
      </w:r>
    </w:p>
  </w:footnote>
  <w:footnote w:type="continuationSeparator" w:id="0">
    <w:p w:rsidR="00AF6085" w:rsidRDefault="00AF608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3549" w:rsidRDefault="00780A8A">
    <w:pPr>
      <w:tabs>
        <w:tab w:val="right" w:pos="9620"/>
      </w:tabs>
      <w:jc w:val="both"/>
      <w:rPr>
        <w:rFonts w:ascii="Calibri" w:eastAsia="Calibri" w:hAnsi="Calibri" w:cs="Calibri"/>
        <w:b/>
        <w:sz w:val="18"/>
        <w:szCs w:val="18"/>
      </w:rPr>
    </w:pPr>
    <w:r>
      <w:rPr>
        <w:rFonts w:ascii="Calibri" w:eastAsia="Calibri" w:hAnsi="Calibri" w:cs="Calibri"/>
        <w:b/>
        <w:sz w:val="18"/>
        <w:szCs w:val="18"/>
      </w:rPr>
      <w:t>Centre de Montrouge</w:t>
    </w:r>
    <w:r>
      <w:rPr>
        <w:rFonts w:ascii="Calibri" w:eastAsia="Calibri" w:hAnsi="Calibri" w:cs="Calibri"/>
        <w:b/>
        <w:sz w:val="18"/>
        <w:szCs w:val="18"/>
      </w:rPr>
      <w:tab/>
      <w:t>Compte-rendu de leçon de physique</w:t>
    </w:r>
  </w:p>
  <w:p w:rsidR="00E93549" w:rsidRDefault="00780A8A">
    <w:pPr>
      <w:pBdr>
        <w:bottom w:val="single" w:sz="6" w:space="1" w:color="000000"/>
      </w:pBdr>
      <w:tabs>
        <w:tab w:val="right" w:pos="9620"/>
      </w:tabs>
      <w:jc w:val="both"/>
    </w:pPr>
    <w:r>
      <w:rPr>
        <w:rFonts w:ascii="Calibri" w:eastAsia="Calibri" w:hAnsi="Calibri" w:cs="Calibri"/>
        <w:sz w:val="18"/>
        <w:szCs w:val="18"/>
      </w:rPr>
      <w:t>Préparation à l'agrégation de physique-chimie option physique</w:t>
    </w:r>
    <w:r>
      <w:rPr>
        <w:rFonts w:ascii="Calibri" w:eastAsia="Calibri" w:hAnsi="Calibri" w:cs="Calibri"/>
        <w:sz w:val="18"/>
        <w:szCs w:val="18"/>
      </w:rPr>
      <w:tab/>
      <w:t>2020-202</w:t>
    </w:r>
    <w:r>
      <w:rPr>
        <w:rFonts w:ascii="Calibri" w:eastAsia="Calibri" w:hAnsi="Calibri" w:cs="Calibri"/>
        <w:color w:val="000000"/>
        <w:sz w:val="18"/>
        <w:szCs w:val="18"/>
      </w:rPr>
      <w:t>1</w:t>
    </w:r>
  </w:p>
  <w:p w:rsidR="00E93549" w:rsidRDefault="00E93549">
    <w:pPr>
      <w:pBdr>
        <w:top w:val="nil"/>
        <w:left w:val="nil"/>
        <w:bottom w:val="nil"/>
        <w:right w:val="nil"/>
        <w:between w:val="nil"/>
      </w:pBdr>
      <w:tabs>
        <w:tab w:val="center" w:pos="4536"/>
        <w:tab w:val="right" w:pos="9072"/>
      </w:tabs>
      <w:rPr>
        <w:rFonts w:ascii="Calibri" w:eastAsia="Calibri" w:hAnsi="Calibri" w:cs="Calibri"/>
        <w:color w:val="000000"/>
        <w:sz w:val="18"/>
        <w:szCs w:val="1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46476"/>
    <w:multiLevelType w:val="multilevel"/>
    <w:tmpl w:val="9CA60BA4"/>
    <w:lvl w:ilvl="0">
      <w:start w:val="1"/>
      <w:numFmt w:val="bullet"/>
      <w:pStyle w:val="Titre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03A63D4"/>
    <w:multiLevelType w:val="multilevel"/>
    <w:tmpl w:val="2954EEC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66337509"/>
    <w:multiLevelType w:val="multilevel"/>
    <w:tmpl w:val="5518E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B4C0B7C"/>
    <w:multiLevelType w:val="multilevel"/>
    <w:tmpl w:val="AF027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gnes Maitre">
    <w15:presenceInfo w15:providerId="None" w15:userId="Agnes Mait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549"/>
    <w:rsid w:val="0052379B"/>
    <w:rsid w:val="005B363C"/>
    <w:rsid w:val="00621D28"/>
    <w:rsid w:val="00780A8A"/>
    <w:rsid w:val="007857CF"/>
    <w:rsid w:val="00AF6085"/>
    <w:rsid w:val="00E92F69"/>
    <w:rsid w:val="00E93549"/>
    <w:rsid w:val="00F66D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49672"/>
  <w15:docId w15:val="{C6050D3D-48F8-41DD-9908-B10AD08FD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ascii="New York;Times New Roman" w:eastAsia="Times New Roman" w:hAnsi="New York;Times New Roman" w:cs="New York;Times New Roman"/>
      <w:szCs w:val="20"/>
      <w:lang w:eastAsia="zh-CN"/>
    </w:rPr>
  </w:style>
  <w:style w:type="paragraph" w:styleId="Titre1">
    <w:name w:val="heading 1"/>
    <w:basedOn w:val="Titre"/>
    <w:next w:val="Corpsdetexte"/>
    <w:qFormat/>
    <w:pPr>
      <w:numPr>
        <w:numId w:val="1"/>
      </w:numPr>
      <w:outlineLvl w:val="0"/>
    </w:pPr>
    <w:rPr>
      <w:b/>
      <w:bCs/>
      <w:sz w:val="36"/>
      <w:szCs w:val="36"/>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Cs w:val="24"/>
    </w:rPr>
  </w:style>
  <w:style w:type="paragraph" w:styleId="Titre5">
    <w:name w:val="heading 5"/>
    <w:basedOn w:val="Normal"/>
    <w:next w:val="Normal"/>
    <w:pPr>
      <w:keepNext/>
      <w:keepLines/>
      <w:spacing w:before="220" w:after="40"/>
      <w:outlineLvl w:val="4"/>
    </w:pPr>
    <w:rPr>
      <w:b/>
      <w:sz w:val="22"/>
      <w:szCs w:val="22"/>
    </w:rPr>
  </w:style>
  <w:style w:type="paragraph" w:styleId="Titre6">
    <w:name w:val="heading 6"/>
    <w:basedOn w:val="Normal"/>
    <w:next w:val="Normal"/>
    <w:pPr>
      <w:keepNext/>
      <w:keepLines/>
      <w:spacing w:before="200" w:after="40"/>
      <w:outlineLvl w:val="5"/>
    </w:pPr>
    <w:rPr>
      <w:b/>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Corpsdetexte"/>
    <w:qFormat/>
    <w:pPr>
      <w:keepNext/>
      <w:spacing w:before="240" w:after="120"/>
    </w:pPr>
    <w:rPr>
      <w:rFonts w:ascii="Liberation Sans;Arial" w:eastAsia="Noto Sans CJK SC" w:hAnsi="Liberation Sans;Arial" w:cs="Lohit Devanagari"/>
      <w:sz w:val="28"/>
      <w:szCs w:val="28"/>
    </w:rPr>
  </w:style>
  <w:style w:type="character" w:styleId="Numrodepage">
    <w:name w:val="page number"/>
    <w:basedOn w:val="Policepardfaut"/>
  </w:style>
  <w:style w:type="paragraph" w:styleId="Corpsdetexte">
    <w:name w:val="Body Text"/>
    <w:basedOn w:val="Normal"/>
    <w:pPr>
      <w:spacing w:after="140" w:line="288" w:lineRule="auto"/>
    </w:pPr>
  </w:style>
  <w:style w:type="paragraph" w:styleId="Liste">
    <w:name w:val="List"/>
    <w:basedOn w:val="Corpsdetexte"/>
    <w:rPr>
      <w:rFonts w:cs="FreeSans"/>
    </w:rPr>
  </w:style>
  <w:style w:type="paragraph" w:styleId="Lgende">
    <w:name w:val="caption"/>
    <w:basedOn w:val="Normal"/>
    <w:qFormat/>
    <w:pPr>
      <w:suppressLineNumbers/>
      <w:spacing w:before="120" w:after="120"/>
    </w:pPr>
    <w:rPr>
      <w:rFonts w:cs="Lohit Devanagari"/>
      <w:i/>
      <w:iCs/>
      <w:szCs w:val="24"/>
    </w:rPr>
  </w:style>
  <w:style w:type="paragraph" w:customStyle="1" w:styleId="Index">
    <w:name w:val="Index"/>
    <w:basedOn w:val="Normal"/>
    <w:qFormat/>
    <w:pPr>
      <w:suppressLineNumbers/>
    </w:pPr>
    <w:rPr>
      <w:rFonts w:cs="FreeSans"/>
    </w:rPr>
  </w:style>
  <w:style w:type="paragraph" w:customStyle="1" w:styleId="En-tteetpieddepage">
    <w:name w:val="En-tête et pied de page"/>
    <w:basedOn w:val="Normal"/>
    <w:qFormat/>
    <w:pPr>
      <w:suppressLineNumbers/>
      <w:tabs>
        <w:tab w:val="center" w:pos="4819"/>
        <w:tab w:val="right" w:pos="9638"/>
      </w:tabs>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paragraph" w:styleId="Sous-titre">
    <w:name w:val="Subtitle"/>
    <w:basedOn w:val="Normal"/>
    <w:next w:val="Normal"/>
    <w:pPr>
      <w:keepNext/>
      <w:spacing w:before="60" w:after="120"/>
      <w:jc w:val="center"/>
    </w:pPr>
    <w:rPr>
      <w:rFonts w:ascii="Arial" w:eastAsia="Arial" w:hAnsi="Arial" w:cs="Arial"/>
      <w:sz w:val="36"/>
      <w:szCs w:val="36"/>
    </w:rPr>
  </w:style>
  <w:style w:type="table" w:customStyle="1" w:styleId="a">
    <w:basedOn w:val="TableNormal"/>
    <w:tblPr>
      <w:tblStyleRowBandSize w:val="1"/>
      <w:tblStyleColBandSize w:val="1"/>
      <w:tblCellMar>
        <w:left w:w="108" w:type="dxa"/>
        <w:right w:w="108" w:type="dxa"/>
      </w:tblCellMar>
    </w:tblPr>
  </w:style>
  <w:style w:type="paragraph" w:styleId="Textedebulles">
    <w:name w:val="Balloon Text"/>
    <w:basedOn w:val="Normal"/>
    <w:link w:val="TextedebullesCar"/>
    <w:uiPriority w:val="99"/>
    <w:semiHidden/>
    <w:unhideWhenUsed/>
    <w:rsid w:val="00E92F69"/>
    <w:rPr>
      <w:rFonts w:ascii="Segoe UI" w:hAnsi="Segoe UI" w:cs="Segoe UI"/>
      <w:sz w:val="18"/>
      <w:szCs w:val="18"/>
    </w:rPr>
  </w:style>
  <w:style w:type="character" w:customStyle="1" w:styleId="TextedebullesCar">
    <w:name w:val="Texte de bulles Car"/>
    <w:basedOn w:val="Policepardfaut"/>
    <w:link w:val="Textedebulles"/>
    <w:uiPriority w:val="99"/>
    <w:semiHidden/>
    <w:rsid w:val="00E92F69"/>
    <w:rPr>
      <w:rFonts w:ascii="Segoe UI" w:eastAsia="Times New Roman" w:hAnsi="Segoe UI" w:cs="Segoe U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www.sciences.univ-nantes.fr/sites/genevieve_tulloue/optiqueGeo/instruments/microscope.php?typanim=Javascript" TargetMode="External"/><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hyperlink" Target="https://www.microscopyu.com/galleries/confocal/laser-scannin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5QSslZHhRgKMBPXFlvtwLSaoTA==">AMUW2mVMaeBaWJOXJdw4LRpsghEO4rzXs2V19kVUh6YDzRveRjj3u/YFvV0pVa4xdEgwlIwmw6OgdvTbo2mdeujwU01ojgkK5ZWPtyiSk0yIzJ+C1HUosUU=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2050</Words>
  <Characters>11276</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13300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Valoche</dc:creator>
  <cp:lastModifiedBy>Agnes Maitre</cp:lastModifiedBy>
  <cp:revision>2</cp:revision>
  <dcterms:created xsi:type="dcterms:W3CDTF">2020-12-02T00:29:00Z</dcterms:created>
  <dcterms:modified xsi:type="dcterms:W3CDTF">2020-12-02T00:29:00Z</dcterms:modified>
</cp:coreProperties>
</file>